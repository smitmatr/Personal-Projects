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1B76" w14:textId="77777777" w:rsidR="005264D3" w:rsidRDefault="00000000">
      <w:pPr>
        <w:pStyle w:val="Title"/>
      </w:pPr>
      <w:bookmarkStart w:id="0" w:name="_shvjn8oj7bai" w:colFirst="0" w:colLast="0"/>
      <w:bookmarkEnd w:id="0"/>
      <w:r>
        <w:t xml:space="preserve">How to use this template </w:t>
      </w:r>
    </w:p>
    <w:p w14:paraId="1D083FA8" w14:textId="77777777" w:rsidR="005264D3" w:rsidRDefault="00000000">
      <w:pPr>
        <w:pStyle w:val="Heading3"/>
        <w:rPr>
          <w:b/>
          <w:bCs/>
          <w:color w:val="27BABC"/>
        </w:rPr>
      </w:pPr>
      <w:bookmarkStart w:id="1" w:name="_4scaar9sc750" w:colFirst="0" w:colLast="0"/>
      <w:bookmarkEnd w:id="1"/>
      <w:r>
        <w:rPr>
          <w:b/>
          <w:bCs/>
          <w:color w:val="27BABC"/>
        </w:rPr>
        <w:t>[REMOVE THIS SECTION BEFORE USING]</w:t>
      </w:r>
    </w:p>
    <w:p w14:paraId="607ED5F0" w14:textId="77777777" w:rsidR="005264D3" w:rsidRDefault="00000000">
      <w:pPr>
        <w:numPr>
          <w:ilvl w:val="0"/>
          <w:numId w:val="3"/>
        </w:numPr>
        <w:rPr>
          <w:rFonts w:ascii="Lato" w:eastAsia="Lato" w:hAnsi="Lato" w:cs="Lato"/>
          <w:shd w:val="clear" w:color="auto" w:fill="FFF2CC"/>
        </w:rPr>
      </w:pPr>
      <w:r>
        <w:rPr>
          <w:rFonts w:ascii="Lato" w:eastAsia="Lato" w:hAnsi="Lato" w:cs="Lato"/>
          <w:shd w:val="clear" w:color="auto" w:fill="FFF2CC"/>
        </w:rPr>
        <w:t xml:space="preserve">Create a copy of this template, if you have not already using </w:t>
      </w:r>
      <w:hyperlink r:id="rId7">
        <w:r>
          <w:rPr>
            <w:rFonts w:ascii="Lato" w:eastAsia="Lato" w:hAnsi="Lato" w:cs="Lato"/>
            <w:b/>
            <w:bCs/>
            <w:color w:val="27BABC"/>
            <w:u w:val="single"/>
            <w:shd w:val="clear" w:color="auto" w:fill="FFF2CC"/>
          </w:rPr>
          <w:t>this link</w:t>
        </w:r>
      </w:hyperlink>
      <w:r>
        <w:rPr>
          <w:rFonts w:ascii="Lato" w:eastAsia="Lato" w:hAnsi="Lato" w:cs="Lato"/>
          <w:b/>
          <w:bCs/>
          <w:color w:val="27BABC"/>
          <w:shd w:val="clear" w:color="auto" w:fill="FFF2CC"/>
        </w:rPr>
        <w:t xml:space="preserve">. </w:t>
      </w:r>
      <w:r>
        <w:rPr>
          <w:rFonts w:ascii="Lato" w:eastAsia="Lato" w:hAnsi="Lato" w:cs="Lato"/>
          <w:shd w:val="clear" w:color="auto" w:fill="FFF2CC"/>
        </w:rPr>
        <w:t xml:space="preserve">Or go to file &gt; make a copy &gt; and check “Copy Comments and Suggestions” – this will include the comments on where to make your edits in the copy. </w:t>
      </w:r>
    </w:p>
    <w:p w14:paraId="7CE24415" w14:textId="77777777" w:rsidR="005264D3" w:rsidRDefault="00000000">
      <w:pPr>
        <w:numPr>
          <w:ilvl w:val="0"/>
          <w:numId w:val="3"/>
        </w:numPr>
        <w:rPr>
          <w:rFonts w:ascii="Lato" w:eastAsia="Lato" w:hAnsi="Lato" w:cs="Lato"/>
        </w:rPr>
      </w:pPr>
      <w:r>
        <w:rPr>
          <w:rFonts w:ascii="Lato" w:eastAsia="Lato" w:hAnsi="Lato" w:cs="Lato"/>
        </w:rPr>
        <w:t>Read the accompanying article</w:t>
      </w:r>
      <w:r>
        <w:rPr>
          <w:rFonts w:ascii="Lato" w:eastAsia="Lato" w:hAnsi="Lato" w:cs="Lato"/>
          <w:color w:val="27BABC"/>
        </w:rPr>
        <w:t xml:space="preserve"> </w:t>
      </w:r>
      <w:hyperlink r:id="rId8">
        <w:r>
          <w:rPr>
            <w:rFonts w:ascii="Lato" w:eastAsia="Lato" w:hAnsi="Lato" w:cs="Lato"/>
            <w:b/>
            <w:bCs/>
            <w:color w:val="27BABC"/>
            <w:u w:val="single"/>
          </w:rPr>
          <w:t>here</w:t>
        </w:r>
      </w:hyperlink>
    </w:p>
    <w:p w14:paraId="0F5AC90D" w14:textId="77777777" w:rsidR="005264D3" w:rsidRDefault="00000000">
      <w:pPr>
        <w:numPr>
          <w:ilvl w:val="0"/>
          <w:numId w:val="3"/>
        </w:numPr>
        <w:rPr>
          <w:rFonts w:ascii="Lato" w:eastAsia="Lato" w:hAnsi="Lato" w:cs="Lato"/>
        </w:rPr>
      </w:pPr>
      <w:r>
        <w:rPr>
          <w:rFonts w:ascii="Lato" w:eastAsia="Lato" w:hAnsi="Lato" w:cs="Lato"/>
        </w:rPr>
        <w:t xml:space="preserve">Edit any text that is </w:t>
      </w:r>
      <w:r>
        <w:rPr>
          <w:rFonts w:ascii="Lato" w:eastAsia="Lato" w:hAnsi="Lato" w:cs="Lato"/>
          <w:b/>
          <w:bCs/>
          <w:color w:val="27BABC"/>
        </w:rPr>
        <w:t>in blue</w:t>
      </w:r>
      <w:r>
        <w:rPr>
          <w:rFonts w:ascii="Lato" w:eastAsia="Lato" w:hAnsi="Lato" w:cs="Lato"/>
        </w:rPr>
        <w:t xml:space="preserve"> to your information. Comments on the side </w:t>
      </w:r>
      <w:commentRangeStart w:id="2"/>
      <w:r>
        <w:rPr>
          <w:rFonts w:ascii="Lato" w:eastAsia="Lato" w:hAnsi="Lato" w:cs="Lato"/>
        </w:rPr>
        <w:t>(like this one)</w:t>
      </w:r>
      <w:commentRangeEnd w:id="2"/>
      <w:r>
        <w:rPr>
          <w:rStyle w:val="CommentReference"/>
          <w:rFonts w:ascii="Lato" w:eastAsia="Lato" w:hAnsi="Lato" w:cs="Lato"/>
          <w:sz w:val="22"/>
          <w:szCs w:val="22"/>
        </w:rPr>
        <w:commentReference w:id="2"/>
      </w:r>
      <w:r>
        <w:rPr>
          <w:rFonts w:ascii="Lato" w:eastAsia="Lato" w:hAnsi="Lato" w:cs="Lato"/>
        </w:rPr>
        <w:t xml:space="preserve"> will provide instructions on how to edit the text.</w:t>
      </w:r>
    </w:p>
    <w:p w14:paraId="28DFAF19" w14:textId="77777777" w:rsidR="005264D3" w:rsidRDefault="00000000">
      <w:pPr>
        <w:numPr>
          <w:ilvl w:val="0"/>
          <w:numId w:val="3"/>
        </w:numPr>
        <w:rPr>
          <w:rFonts w:ascii="Lato" w:eastAsia="Lato" w:hAnsi="Lato" w:cs="Lato"/>
        </w:rPr>
      </w:pPr>
      <w:r>
        <w:rPr>
          <w:rFonts w:ascii="Lato" w:eastAsia="Lato" w:hAnsi="Lato" w:cs="Lato"/>
        </w:rPr>
        <w:t>Hire a legal professional to review this document before you press send</w:t>
      </w:r>
    </w:p>
    <w:p w14:paraId="284D0E7A" w14:textId="77777777" w:rsidR="005264D3" w:rsidRDefault="005264D3">
      <w:pPr>
        <w:rPr>
          <w:rFonts w:ascii="Lato" w:eastAsia="Lato" w:hAnsi="Lato" w:cs="Lato"/>
        </w:rPr>
      </w:pPr>
    </w:p>
    <w:p w14:paraId="2F31213C" w14:textId="77777777" w:rsidR="005264D3" w:rsidRDefault="00000000">
      <w:pPr>
        <w:rPr>
          <w:rFonts w:ascii="Lato" w:eastAsia="Lato" w:hAnsi="Lato" w:cs="Lato"/>
        </w:rPr>
      </w:pPr>
      <w:r>
        <w:rPr>
          <w:rFonts w:ascii="Lato" w:eastAsia="Lato" w:hAnsi="Lato" w:cs="Lato"/>
        </w:rPr>
        <w:t>Now that all of that is out of the way….</w:t>
      </w:r>
    </w:p>
    <w:p w14:paraId="0AD4B625" w14:textId="77777777" w:rsidR="005264D3" w:rsidRDefault="005264D3">
      <w:pPr>
        <w:rPr>
          <w:rFonts w:ascii="Lato" w:eastAsia="Lato" w:hAnsi="Lato" w:cs="Lato"/>
        </w:rPr>
      </w:pPr>
    </w:p>
    <w:p w14:paraId="1D5C5786" w14:textId="77777777" w:rsidR="005264D3" w:rsidRDefault="00000000">
      <w:pPr>
        <w:rPr>
          <w:rFonts w:ascii="Lato" w:eastAsia="Lato" w:hAnsi="Lato" w:cs="Lato"/>
        </w:rPr>
      </w:pPr>
      <w:r>
        <w:pict w14:anchorId="64C673FB">
          <v:rect id="_x0000_i1025" style="width:0;height:1.5pt" o:hralign="center" o:hrstd="t" o:hr="t" fillcolor="#a0a0a0" stroked="f"/>
        </w:pict>
      </w:r>
    </w:p>
    <w:p w14:paraId="7A967E5A" w14:textId="77777777" w:rsidR="005264D3" w:rsidRDefault="00000000">
      <w:pPr>
        <w:pStyle w:val="Heading2"/>
        <w:spacing w:line="360" w:lineRule="auto"/>
        <w:jc w:val="center"/>
        <w:rPr>
          <w:rFonts w:ascii="Lato" w:eastAsia="Lato" w:hAnsi="Lato" w:cs="Lato"/>
        </w:rPr>
      </w:pPr>
      <w:bookmarkStart w:id="3" w:name="_fqgcu7ryvnn0" w:colFirst="0" w:colLast="0"/>
      <w:bookmarkEnd w:id="3"/>
      <w:r>
        <w:rPr>
          <w:rFonts w:ascii="Lato" w:eastAsia="Lato" w:hAnsi="Lato" w:cs="Lato"/>
        </w:rPr>
        <w:t>CONFIDENTIAL</w:t>
      </w:r>
    </w:p>
    <w:p w14:paraId="7A7A3841" w14:textId="77777777" w:rsidR="005264D3" w:rsidRDefault="00000000">
      <w:pPr>
        <w:pStyle w:val="Heading2"/>
        <w:spacing w:line="360" w:lineRule="auto"/>
        <w:jc w:val="center"/>
        <w:rPr>
          <w:rFonts w:ascii="Lato" w:eastAsia="Lato" w:hAnsi="Lato" w:cs="Lato"/>
        </w:rPr>
      </w:pPr>
      <w:bookmarkStart w:id="4" w:name="_u4m9ier0dz78" w:colFirst="0" w:colLast="0"/>
      <w:bookmarkEnd w:id="4"/>
      <w:r>
        <w:rPr>
          <w:rFonts w:ascii="Lato" w:eastAsia="Lato" w:hAnsi="Lato" w:cs="Lato"/>
        </w:rPr>
        <w:t>Letter of Intent (LOI)</w:t>
      </w:r>
    </w:p>
    <w:p w14:paraId="3DCD15AB" w14:textId="77777777" w:rsidR="005264D3" w:rsidRDefault="00000000">
      <w:pPr>
        <w:spacing w:line="360" w:lineRule="auto"/>
        <w:rPr>
          <w:rFonts w:ascii="Lato" w:eastAsia="Lato" w:hAnsi="Lato" w:cs="Lato"/>
          <w:b/>
          <w:bCs/>
          <w:color w:val="27BABC"/>
        </w:rPr>
      </w:pPr>
      <w:r>
        <w:rPr>
          <w:rFonts w:ascii="Lato" w:eastAsia="Lato" w:hAnsi="Lato" w:cs="Lato"/>
          <w:b/>
          <w:bCs/>
          <w:color w:val="27BABC"/>
        </w:rPr>
        <w:t>DATE MONTH, YEAR</w:t>
      </w:r>
    </w:p>
    <w:p w14:paraId="7FC504ED" w14:textId="77777777" w:rsidR="005264D3" w:rsidRDefault="00000000">
      <w:pPr>
        <w:spacing w:line="360" w:lineRule="auto"/>
        <w:rPr>
          <w:rFonts w:ascii="Lato" w:eastAsia="Lato" w:hAnsi="Lato" w:cs="Lato"/>
          <w:b/>
          <w:bCs/>
          <w:color w:val="27BABC"/>
        </w:rPr>
      </w:pPr>
      <w:r>
        <w:rPr>
          <w:rFonts w:ascii="Lato" w:eastAsia="Lato" w:hAnsi="Lato" w:cs="Lato"/>
          <w:b/>
          <w:bCs/>
          <w:color w:val="27BABC"/>
        </w:rPr>
        <w:t>NAME</w:t>
      </w:r>
    </w:p>
    <w:p w14:paraId="445B0710" w14:textId="77777777" w:rsidR="005264D3" w:rsidRDefault="00000000">
      <w:pPr>
        <w:spacing w:line="360" w:lineRule="auto"/>
        <w:rPr>
          <w:rFonts w:ascii="Lato" w:eastAsia="Lato" w:hAnsi="Lato" w:cs="Lato"/>
          <w:b/>
          <w:bCs/>
          <w:color w:val="27BABC"/>
        </w:rPr>
      </w:pPr>
      <w:r>
        <w:rPr>
          <w:rFonts w:ascii="Lato" w:eastAsia="Lato" w:hAnsi="Lato" w:cs="Lato"/>
          <w:b/>
          <w:bCs/>
          <w:color w:val="27BABC"/>
        </w:rPr>
        <w:t>COMPANY</w:t>
      </w:r>
    </w:p>
    <w:p w14:paraId="732ABA2A" w14:textId="77777777" w:rsidR="005264D3" w:rsidRDefault="00000000">
      <w:pPr>
        <w:spacing w:line="360" w:lineRule="auto"/>
        <w:rPr>
          <w:rFonts w:ascii="Lato" w:eastAsia="Lato" w:hAnsi="Lato" w:cs="Lato"/>
          <w:b/>
          <w:bCs/>
          <w:color w:val="27BABC"/>
        </w:rPr>
      </w:pPr>
      <w:r>
        <w:rPr>
          <w:rFonts w:ascii="Lato" w:eastAsia="Lato" w:hAnsi="Lato" w:cs="Lato"/>
          <w:b/>
          <w:bCs/>
          <w:color w:val="27BABC"/>
        </w:rPr>
        <w:t>ADDRESS</w:t>
      </w:r>
    </w:p>
    <w:p w14:paraId="4934D6CB" w14:textId="77777777" w:rsidR="005264D3" w:rsidRDefault="00000000">
      <w:pPr>
        <w:spacing w:line="360" w:lineRule="auto"/>
        <w:rPr>
          <w:rFonts w:ascii="Lato" w:eastAsia="Lato" w:hAnsi="Lato" w:cs="Lato"/>
          <w:b/>
          <w:bCs/>
          <w:color w:val="27BABC"/>
        </w:rPr>
      </w:pPr>
      <w:r>
        <w:rPr>
          <w:rFonts w:ascii="Lato" w:eastAsia="Lato" w:hAnsi="Lato" w:cs="Lato"/>
          <w:b/>
          <w:bCs/>
          <w:color w:val="27BABC"/>
        </w:rPr>
        <w:t>CITY, STATE, ZIP</w:t>
      </w:r>
    </w:p>
    <w:p w14:paraId="0B20F534" w14:textId="77777777" w:rsidR="005264D3" w:rsidRDefault="005264D3">
      <w:pPr>
        <w:spacing w:line="360" w:lineRule="auto"/>
        <w:rPr>
          <w:rFonts w:ascii="Lato" w:eastAsia="Lato" w:hAnsi="Lato" w:cs="Lato"/>
          <w:b/>
          <w:bCs/>
          <w:color w:val="27BABC"/>
        </w:rPr>
      </w:pPr>
    </w:p>
    <w:p w14:paraId="0A6B7C00" w14:textId="77777777" w:rsidR="005264D3" w:rsidRDefault="00000000">
      <w:pPr>
        <w:spacing w:line="360" w:lineRule="auto"/>
        <w:rPr>
          <w:rFonts w:ascii="Lato" w:eastAsia="Lato" w:hAnsi="Lato" w:cs="Lato"/>
        </w:rPr>
      </w:pPr>
      <w:r>
        <w:rPr>
          <w:rFonts w:ascii="Lato" w:eastAsia="Lato" w:hAnsi="Lato" w:cs="Lato"/>
        </w:rPr>
        <w:t xml:space="preserve">Dear </w:t>
      </w:r>
      <w:r>
        <w:rPr>
          <w:rFonts w:ascii="Lato" w:eastAsia="Lato" w:hAnsi="Lato" w:cs="Lato"/>
          <w:b/>
          <w:bCs/>
          <w:color w:val="27BABC"/>
        </w:rPr>
        <w:t>SELLER NAME</w:t>
      </w:r>
      <w:r>
        <w:rPr>
          <w:rFonts w:ascii="Lato" w:eastAsia="Lato" w:hAnsi="Lato" w:cs="Lato"/>
        </w:rPr>
        <w:t>,</w:t>
      </w:r>
    </w:p>
    <w:p w14:paraId="5880B0A4" w14:textId="77777777" w:rsidR="005264D3" w:rsidRDefault="00000000">
      <w:pPr>
        <w:spacing w:line="360" w:lineRule="auto"/>
        <w:rPr>
          <w:rFonts w:ascii="Lato" w:eastAsia="Lato" w:hAnsi="Lato" w:cs="Lato"/>
        </w:rPr>
      </w:pPr>
      <w:r>
        <w:rPr>
          <w:rFonts w:ascii="Lato" w:eastAsia="Lato" w:hAnsi="Lato" w:cs="Lato"/>
        </w:rPr>
        <w:t xml:space="preserve">On behalf of </w:t>
      </w:r>
      <w:r>
        <w:rPr>
          <w:rFonts w:ascii="Lato" w:eastAsia="Lato" w:hAnsi="Lato" w:cs="Lato"/>
          <w:b/>
          <w:bCs/>
          <w:color w:val="27BABC"/>
        </w:rPr>
        <w:t>YOUR COMPANY NAME</w:t>
      </w:r>
      <w:r>
        <w:rPr>
          <w:rFonts w:ascii="Lato" w:eastAsia="Lato" w:hAnsi="Lato" w:cs="Lato"/>
        </w:rPr>
        <w:t xml:space="preserve"> (the “Buyer”), I want to thank you for the opportunity to evaluate </w:t>
      </w:r>
      <w:r>
        <w:rPr>
          <w:rFonts w:ascii="Lato" w:eastAsia="Lato" w:hAnsi="Lato" w:cs="Lato"/>
          <w:b/>
          <w:bCs/>
          <w:color w:val="27BABC"/>
        </w:rPr>
        <w:t>SELLER COMPANY NAME</w:t>
      </w:r>
      <w:r>
        <w:rPr>
          <w:rFonts w:ascii="Lato" w:eastAsia="Lato" w:hAnsi="Lato" w:cs="Lato"/>
        </w:rPr>
        <w:t xml:space="preserve"> (the “Company”) and its business </w:t>
      </w:r>
      <w:commentRangeStart w:id="5"/>
      <w:r>
        <w:rPr>
          <w:rFonts w:ascii="Lato" w:eastAsia="Lato" w:hAnsi="Lato" w:cs="Lato"/>
        </w:rPr>
        <w:t>(the “Business”)</w:t>
      </w:r>
      <w:commentRangeEnd w:id="5"/>
      <w:r>
        <w:rPr>
          <w:rStyle w:val="CommentReference"/>
          <w:rFonts w:ascii="Lato" w:eastAsia="Lato" w:hAnsi="Lato" w:cs="Lato"/>
          <w:sz w:val="22"/>
          <w:szCs w:val="22"/>
        </w:rPr>
        <w:commentReference w:id="5"/>
      </w:r>
      <w:r>
        <w:rPr>
          <w:rFonts w:ascii="Lato" w:eastAsia="Lato" w:hAnsi="Lato" w:cs="Lato"/>
        </w:rPr>
        <w:t xml:space="preserve">. We are </w:t>
      </w:r>
      <w:r>
        <w:rPr>
          <w:rFonts w:ascii="Lato" w:eastAsia="Lato" w:hAnsi="Lato" w:cs="Lato"/>
        </w:rPr>
        <w:lastRenderedPageBreak/>
        <w:t>pleased to submit this non-binding letter of intent (this “LOI”) summarizing the proposed terms by which we would acquire</w:t>
      </w:r>
      <w:r>
        <w:rPr>
          <w:rFonts w:ascii="Lato" w:eastAsia="Lato" w:hAnsi="Lato" w:cs="Lato"/>
          <w:color w:val="27BABC"/>
        </w:rPr>
        <w:t xml:space="preserve"> </w:t>
      </w:r>
      <w:r>
        <w:rPr>
          <w:rFonts w:ascii="Lato" w:eastAsia="Lato" w:hAnsi="Lato" w:cs="Lato"/>
        </w:rPr>
        <w:t>the Business</w:t>
      </w:r>
      <w:r>
        <w:rPr>
          <w:rFonts w:ascii="Lato" w:eastAsia="Lato" w:hAnsi="Lato" w:cs="Lato"/>
          <w:vertAlign w:val="superscript"/>
        </w:rPr>
        <w:t xml:space="preserve"> </w:t>
      </w:r>
      <w:commentRangeStart w:id="6"/>
      <w:r>
        <w:rPr>
          <w:rFonts w:ascii="Lato" w:eastAsia="Lato" w:hAnsi="Lato" w:cs="Lato"/>
        </w:rPr>
        <w:t>[100% of the equity ownership of the Company]</w:t>
      </w:r>
      <w:commentRangeEnd w:id="6"/>
      <w:r>
        <w:rPr>
          <w:rStyle w:val="CommentReference"/>
          <w:rFonts w:ascii="Lato" w:eastAsia="Lato" w:hAnsi="Lato" w:cs="Lato"/>
          <w:sz w:val="22"/>
          <w:szCs w:val="22"/>
        </w:rPr>
        <w:commentReference w:id="6"/>
      </w:r>
      <w:r>
        <w:rPr>
          <w:rFonts w:ascii="Lato" w:eastAsia="Lato" w:hAnsi="Lato" w:cs="Lato"/>
        </w:rPr>
        <w:t>, free and clear of all claims, liens, and encumbrances. (the “</w:t>
      </w:r>
      <w:r>
        <w:rPr>
          <w:rFonts w:ascii="Lato" w:eastAsia="Lato" w:hAnsi="Lato" w:cs="Lato"/>
          <w:u w:val="single"/>
        </w:rPr>
        <w:t>Proposed Transaction</w:t>
      </w:r>
      <w:r>
        <w:rPr>
          <w:rFonts w:ascii="Lato" w:eastAsia="Lato" w:hAnsi="Lato" w:cs="Lato"/>
        </w:rPr>
        <w:t xml:space="preserve">”). This LOI is intended solely as a basis for further discussion and is not intended to be and does not constitute a legally binding obligation </w:t>
      </w:r>
      <w:commentRangeStart w:id="7"/>
      <w:r>
        <w:rPr>
          <w:rFonts w:ascii="Lato" w:eastAsia="Lato" w:hAnsi="Lato" w:cs="Lato"/>
        </w:rPr>
        <w:t>except for Sections [2] and [5] through [11]</w:t>
      </w:r>
      <w:commentRangeEnd w:id="7"/>
      <w:r>
        <w:rPr>
          <w:rStyle w:val="CommentReference"/>
          <w:rFonts w:ascii="Lato" w:eastAsia="Lato" w:hAnsi="Lato" w:cs="Lato"/>
          <w:sz w:val="22"/>
          <w:szCs w:val="22"/>
        </w:rPr>
        <w:commentReference w:id="7"/>
      </w:r>
      <w:r>
        <w:rPr>
          <w:rFonts w:ascii="Lato" w:eastAsia="Lato" w:hAnsi="Lato" w:cs="Lato"/>
        </w:rPr>
        <w:t xml:space="preserve">, which are intended to be legally binding as further described in this LOI. </w:t>
      </w:r>
    </w:p>
    <w:p w14:paraId="5C055699" w14:textId="77777777" w:rsidR="005264D3" w:rsidRDefault="005264D3">
      <w:pPr>
        <w:spacing w:line="360" w:lineRule="auto"/>
        <w:rPr>
          <w:rFonts w:ascii="Lato" w:eastAsia="Lato" w:hAnsi="Lato" w:cs="Lato"/>
        </w:rPr>
      </w:pPr>
    </w:p>
    <w:p w14:paraId="53D80F50" w14:textId="77777777" w:rsidR="005264D3" w:rsidRDefault="00000000">
      <w:pPr>
        <w:spacing w:line="360" w:lineRule="auto"/>
        <w:rPr>
          <w:rFonts w:ascii="Lato" w:eastAsia="Lato" w:hAnsi="Lato" w:cs="Lato"/>
          <w:b/>
          <w:bCs/>
          <w:color w:val="27BABC"/>
        </w:rPr>
      </w:pPr>
      <w:commentRangeStart w:id="8"/>
      <w:r>
        <w:rPr>
          <w:rFonts w:ascii="Lato" w:eastAsia="Lato" w:hAnsi="Lato" w:cs="Lato"/>
          <w:b/>
          <w:bCs/>
          <w:color w:val="27BABC"/>
        </w:rPr>
        <w:t xml:space="preserve">[OPTIONAL, BUT HELPFUL SECTION - DELETE IF NOT USING] </w:t>
      </w:r>
      <w:commentRangeEnd w:id="8"/>
      <w:r>
        <w:rPr>
          <w:rStyle w:val="CommentReference"/>
          <w:rFonts w:ascii="Lato" w:eastAsia="Lato" w:hAnsi="Lato" w:cs="Lato"/>
          <w:b/>
          <w:bCs/>
          <w:color w:val="27BABC"/>
          <w:sz w:val="22"/>
          <w:szCs w:val="22"/>
        </w:rPr>
        <w:commentReference w:id="8"/>
      </w:r>
    </w:p>
    <w:p w14:paraId="22D040D6" w14:textId="77777777" w:rsidR="005264D3" w:rsidRDefault="00000000">
      <w:pPr>
        <w:spacing w:line="360" w:lineRule="auto"/>
        <w:rPr>
          <w:rFonts w:ascii="Lato" w:eastAsia="Lato" w:hAnsi="Lato" w:cs="Lato"/>
          <w:color w:val="27BABC"/>
        </w:rPr>
      </w:pPr>
      <w:r>
        <w:rPr>
          <w:rFonts w:ascii="Lato" w:eastAsia="Lato" w:hAnsi="Lato" w:cs="Lato"/>
          <w:color w:val="27BABC"/>
        </w:rPr>
        <w:t>Before jumping into transaction details, you can add background information on the buyer (yourself) and/or rationale for the transaction. Sellers are often considering multiple buyers. By frontloading your background, competencies, value proposition, and any potential synergies, a buyer may be able to impress upon a seller that their transaction represents the best go-forward partnership opportunity and gain a competitive advantage over other buyers.</w:t>
      </w:r>
    </w:p>
    <w:p w14:paraId="2A54243D" w14:textId="77777777" w:rsidR="005264D3" w:rsidRDefault="005264D3">
      <w:pPr>
        <w:spacing w:line="360" w:lineRule="auto"/>
        <w:rPr>
          <w:rFonts w:ascii="Lato" w:eastAsia="Lato" w:hAnsi="Lato" w:cs="Lato"/>
        </w:rPr>
      </w:pPr>
    </w:p>
    <w:p w14:paraId="78FF1179" w14:textId="77777777" w:rsidR="005264D3" w:rsidRDefault="00000000">
      <w:pPr>
        <w:spacing w:line="360" w:lineRule="auto"/>
        <w:rPr>
          <w:rFonts w:ascii="Lato" w:eastAsia="Lato" w:hAnsi="Lato" w:cs="Lato"/>
          <w:b/>
          <w:bCs/>
        </w:rPr>
      </w:pPr>
      <w:r>
        <w:rPr>
          <w:rFonts w:ascii="Lato" w:eastAsia="Lato" w:hAnsi="Lato" w:cs="Lato"/>
          <w:b/>
          <w:bCs/>
        </w:rPr>
        <w:t>1.</w:t>
      </w:r>
      <w:r>
        <w:rPr>
          <w:rFonts w:ascii="Lato" w:eastAsia="Lato" w:hAnsi="Lato" w:cs="Lato"/>
          <w:b/>
          <w:bCs/>
        </w:rPr>
        <w:tab/>
        <w:t>Transaction Structure and Purchase Price</w:t>
      </w:r>
    </w:p>
    <w:p w14:paraId="6C4E3C93" w14:textId="77777777" w:rsidR="005264D3" w:rsidRDefault="005264D3">
      <w:pPr>
        <w:spacing w:line="360" w:lineRule="auto"/>
        <w:rPr>
          <w:rFonts w:ascii="Lato" w:eastAsia="Lato" w:hAnsi="Lato" w:cs="Lato"/>
          <w:b/>
          <w:bCs/>
        </w:rPr>
      </w:pPr>
    </w:p>
    <w:p w14:paraId="1076C9B8" w14:textId="77777777" w:rsidR="005264D3" w:rsidRDefault="00000000">
      <w:pPr>
        <w:spacing w:line="360" w:lineRule="auto"/>
        <w:rPr>
          <w:rFonts w:ascii="Lato" w:eastAsia="Lato" w:hAnsi="Lato" w:cs="Lato"/>
          <w:color w:val="27BABC"/>
        </w:rPr>
      </w:pPr>
      <w:r>
        <w:rPr>
          <w:rFonts w:ascii="Lato" w:eastAsia="Lato" w:hAnsi="Lato" w:cs="Lato"/>
        </w:rPr>
        <w:t xml:space="preserve">Subject to the terms and satisfaction of the conditions described in this LOI, at the closing of the Proposed Transaction (the “Closing”), Buyer (either directly or indirectly through one of its wholly-owned affiliates) would acquire </w:t>
      </w:r>
      <w:commentRangeStart w:id="9"/>
      <w:r>
        <w:rPr>
          <w:rFonts w:ascii="Lato" w:eastAsia="Lato" w:hAnsi="Lato" w:cs="Lato"/>
        </w:rPr>
        <w:t>[substantially all of the assets of the Business (the “Assets”)]</w:t>
      </w:r>
      <w:commentRangeEnd w:id="9"/>
      <w:r>
        <w:rPr>
          <w:rStyle w:val="CommentReference"/>
          <w:rFonts w:ascii="Lato" w:eastAsia="Lato" w:hAnsi="Lato" w:cs="Lato"/>
          <w:b/>
          <w:bCs/>
          <w:color w:val="27BABC"/>
          <w:sz w:val="26"/>
          <w:szCs w:val="26"/>
          <w:vertAlign w:val="superscript"/>
        </w:rPr>
        <w:commentReference w:id="9"/>
      </w:r>
      <w:r>
        <w:rPr>
          <w:rFonts w:ascii="Lato" w:eastAsia="Lato" w:hAnsi="Lato" w:cs="Lato"/>
          <w:b/>
          <w:bCs/>
          <w:color w:val="27BABC"/>
          <w:sz w:val="26"/>
          <w:szCs w:val="26"/>
          <w:vertAlign w:val="superscript"/>
        </w:rPr>
        <w:t xml:space="preserve"> </w:t>
      </w:r>
      <w:commentRangeStart w:id="10"/>
      <w:r>
        <w:rPr>
          <w:rFonts w:ascii="Lato" w:eastAsia="Lato" w:hAnsi="Lato" w:cs="Lato"/>
        </w:rPr>
        <w:t>all of the outstanding shares of capital stock</w:t>
      </w:r>
      <w:commentRangeEnd w:id="10"/>
      <w:r>
        <w:rPr>
          <w:rStyle w:val="CommentReference"/>
          <w:rFonts w:ascii="Lato" w:eastAsia="Lato" w:hAnsi="Lato" w:cs="Lato"/>
          <w:b/>
          <w:bCs/>
          <w:sz w:val="26"/>
          <w:szCs w:val="26"/>
          <w:vertAlign w:val="superscript"/>
        </w:rPr>
        <w:commentReference w:id="10"/>
      </w:r>
      <w:r>
        <w:rPr>
          <w:rFonts w:ascii="Lato" w:eastAsia="Lato" w:hAnsi="Lato" w:cs="Lato"/>
          <w:b/>
          <w:bCs/>
          <w:sz w:val="26"/>
          <w:szCs w:val="26"/>
          <w:vertAlign w:val="superscript"/>
        </w:rPr>
        <w:t xml:space="preserve"> </w:t>
      </w:r>
      <w:commentRangeStart w:id="11"/>
      <w:r>
        <w:rPr>
          <w:rFonts w:ascii="Lato" w:eastAsia="Lato" w:hAnsi="Lato" w:cs="Lato"/>
        </w:rPr>
        <w:t>or membership interests</w:t>
      </w:r>
      <w:commentRangeEnd w:id="11"/>
      <w:r>
        <w:rPr>
          <w:rStyle w:val="CommentReference"/>
          <w:rFonts w:ascii="Lato" w:eastAsia="Lato" w:hAnsi="Lato" w:cs="Lato"/>
          <w:sz w:val="22"/>
          <w:szCs w:val="22"/>
        </w:rPr>
        <w:commentReference w:id="11"/>
      </w:r>
      <w:r>
        <w:rPr>
          <w:rFonts w:ascii="Lato" w:eastAsia="Lato" w:hAnsi="Lato" w:cs="Lato"/>
        </w:rPr>
        <w:t xml:space="preserve">], on a cash-free, debt-free basis and clear of all encumbrances, </w:t>
      </w:r>
      <w:commentRangeStart w:id="12"/>
      <w:r>
        <w:rPr>
          <w:rFonts w:ascii="Lato" w:eastAsia="Lato" w:hAnsi="Lato" w:cs="Lato"/>
        </w:rPr>
        <w:t>[except for a mutually agreed upon working capital that is sufficient to operate the Business in the ordinary course of business following the closing of the Proposed Transaction]</w:t>
      </w:r>
      <w:commentRangeEnd w:id="12"/>
      <w:r>
        <w:rPr>
          <w:rStyle w:val="CommentReference"/>
          <w:rFonts w:ascii="Lato" w:eastAsia="Lato" w:hAnsi="Lato" w:cs="Lato"/>
          <w:sz w:val="22"/>
          <w:szCs w:val="22"/>
        </w:rPr>
        <w:commentReference w:id="12"/>
      </w:r>
      <w:r>
        <w:rPr>
          <w:rFonts w:ascii="Lato" w:eastAsia="Lato" w:hAnsi="Lato" w:cs="Lato"/>
        </w:rPr>
        <w:t xml:space="preserve">. </w:t>
      </w:r>
      <w:commentRangeStart w:id="13"/>
      <w:r>
        <w:rPr>
          <w:rFonts w:ascii="Lato" w:eastAsia="Lato" w:hAnsi="Lato" w:cs="Lato"/>
        </w:rPr>
        <w:t xml:space="preserve">[All accounts receivable delivered to Buyer at the closing shall be collectible within </w:t>
      </w:r>
      <w:commentRangeStart w:id="14"/>
      <w:r>
        <w:rPr>
          <w:rFonts w:ascii="Lato" w:eastAsia="Lato" w:hAnsi="Lato" w:cs="Lato"/>
          <w:b/>
          <w:bCs/>
          <w:color w:val="27BABC"/>
        </w:rPr>
        <w:t>[XXX] days</w:t>
      </w:r>
      <w:commentRangeEnd w:id="14"/>
      <w:r>
        <w:rPr>
          <w:rStyle w:val="CommentReference"/>
          <w:rFonts w:ascii="Lato" w:eastAsia="Lato" w:hAnsi="Lato" w:cs="Lato"/>
          <w:sz w:val="22"/>
          <w:szCs w:val="22"/>
        </w:rPr>
        <w:commentReference w:id="14"/>
      </w:r>
      <w:r>
        <w:rPr>
          <w:rFonts w:ascii="Lato" w:eastAsia="Lato" w:hAnsi="Lato" w:cs="Lato"/>
        </w:rPr>
        <w:t xml:space="preserve"> from the closing and will be valued based on a mutually agreed discounting schedule for purposes of determining the adjusted Purchase Price.]</w:t>
      </w:r>
      <w:commentRangeEnd w:id="13"/>
      <w:r>
        <w:rPr>
          <w:rStyle w:val="CommentReference"/>
          <w:rFonts w:ascii="Lato" w:eastAsia="Lato" w:hAnsi="Lato" w:cs="Lato"/>
          <w:color w:val="27BABC"/>
          <w:sz w:val="22"/>
          <w:szCs w:val="22"/>
        </w:rPr>
        <w:commentReference w:id="13"/>
      </w:r>
    </w:p>
    <w:p w14:paraId="38254421" w14:textId="77777777" w:rsidR="005264D3" w:rsidRDefault="005264D3">
      <w:pPr>
        <w:spacing w:line="360" w:lineRule="auto"/>
        <w:rPr>
          <w:rFonts w:ascii="Lato" w:eastAsia="Lato" w:hAnsi="Lato" w:cs="Lato"/>
        </w:rPr>
      </w:pPr>
    </w:p>
    <w:p w14:paraId="08B366E1" w14:textId="77777777" w:rsidR="005264D3" w:rsidRDefault="00000000">
      <w:pPr>
        <w:spacing w:line="360" w:lineRule="auto"/>
        <w:rPr>
          <w:rFonts w:ascii="Lato" w:eastAsia="Lato" w:hAnsi="Lato" w:cs="Lato"/>
          <w:b/>
          <w:bCs/>
          <w:color w:val="27BABC"/>
          <w:sz w:val="26"/>
          <w:szCs w:val="26"/>
          <w:vertAlign w:val="superscript"/>
        </w:rPr>
      </w:pPr>
      <w:commentRangeStart w:id="15"/>
      <w:r>
        <w:rPr>
          <w:rFonts w:ascii="Lato" w:eastAsia="Lato" w:hAnsi="Lato" w:cs="Lato"/>
        </w:rPr>
        <w:t>[At Buyer’s sole discretion, the Proposed Transaction may be structured as a merger, stock acquisition or other similar consolidation deemed to be an asset sale for federal income tax purposes.]</w:t>
      </w:r>
      <w:commentRangeEnd w:id="15"/>
      <w:r>
        <w:rPr>
          <w:rStyle w:val="CommentReference"/>
          <w:rFonts w:ascii="Lato" w:eastAsia="Lato" w:hAnsi="Lato" w:cs="Lato"/>
          <w:b/>
          <w:bCs/>
          <w:color w:val="27BABC"/>
          <w:sz w:val="26"/>
          <w:szCs w:val="26"/>
          <w:vertAlign w:val="superscript"/>
        </w:rPr>
        <w:commentReference w:id="15"/>
      </w:r>
    </w:p>
    <w:p w14:paraId="657E84C0" w14:textId="77777777" w:rsidR="005264D3" w:rsidRDefault="005264D3">
      <w:pPr>
        <w:spacing w:line="360" w:lineRule="auto"/>
        <w:rPr>
          <w:rFonts w:ascii="Lato" w:eastAsia="Lato" w:hAnsi="Lato" w:cs="Lato"/>
          <w:b/>
          <w:bCs/>
          <w:color w:val="27BABC"/>
          <w:sz w:val="26"/>
          <w:szCs w:val="26"/>
          <w:vertAlign w:val="superscript"/>
        </w:rPr>
      </w:pPr>
    </w:p>
    <w:p w14:paraId="41B7B0BD" w14:textId="77777777" w:rsidR="005264D3" w:rsidRDefault="00000000">
      <w:pPr>
        <w:spacing w:line="360" w:lineRule="auto"/>
        <w:rPr>
          <w:rFonts w:ascii="Lato" w:eastAsia="Lato" w:hAnsi="Lato" w:cs="Lato"/>
        </w:rPr>
      </w:pPr>
      <w:r>
        <w:rPr>
          <w:rFonts w:ascii="Lato" w:eastAsia="Lato" w:hAnsi="Lato" w:cs="Lato"/>
        </w:rPr>
        <w:t xml:space="preserve">The total </w:t>
      </w:r>
      <w:commentRangeStart w:id="16"/>
      <w:r>
        <w:rPr>
          <w:rFonts w:ascii="Lato" w:eastAsia="Lato" w:hAnsi="Lato" w:cs="Lato"/>
        </w:rPr>
        <w:t>[estimated]</w:t>
      </w:r>
      <w:commentRangeEnd w:id="16"/>
      <w:r>
        <w:rPr>
          <w:rStyle w:val="CommentReference"/>
          <w:rFonts w:ascii="Lato" w:eastAsia="Lato" w:hAnsi="Lato" w:cs="Lato"/>
          <w:sz w:val="22"/>
          <w:szCs w:val="22"/>
        </w:rPr>
        <w:commentReference w:id="16"/>
      </w:r>
      <w:commentRangeStart w:id="17"/>
      <w:r>
        <w:rPr>
          <w:rFonts w:ascii="Lato" w:eastAsia="Lato" w:hAnsi="Lato" w:cs="Lato"/>
        </w:rPr>
        <w:t>[unadjusted]</w:t>
      </w:r>
      <w:commentRangeEnd w:id="17"/>
      <w:r>
        <w:rPr>
          <w:rStyle w:val="CommentReference"/>
          <w:rFonts w:ascii="Lato" w:eastAsia="Lato" w:hAnsi="Lato" w:cs="Lato"/>
          <w:sz w:val="22"/>
          <w:szCs w:val="22"/>
        </w:rPr>
        <w:commentReference w:id="17"/>
      </w:r>
      <w:r>
        <w:rPr>
          <w:rFonts w:ascii="Lato" w:eastAsia="Lato" w:hAnsi="Lato" w:cs="Lato"/>
        </w:rPr>
        <w:t xml:space="preserve"> purchase price for the Business (the “Purchase Price”) would be</w:t>
      </w:r>
      <w:r>
        <w:rPr>
          <w:rFonts w:ascii="Lato" w:eastAsia="Lato" w:hAnsi="Lato" w:cs="Lato"/>
          <w:b/>
          <w:bCs/>
          <w:color w:val="27BABC"/>
        </w:rPr>
        <w:t xml:space="preserve"> </w:t>
      </w:r>
      <w:commentRangeStart w:id="18"/>
      <w:r>
        <w:rPr>
          <w:rFonts w:ascii="Lato" w:eastAsia="Lato" w:hAnsi="Lato" w:cs="Lato"/>
          <w:b/>
          <w:bCs/>
          <w:color w:val="27BABC"/>
        </w:rPr>
        <w:t>$[X,XXX,XXX].</w:t>
      </w:r>
      <w:commentRangeEnd w:id="18"/>
      <w:r>
        <w:rPr>
          <w:rStyle w:val="CommentReference"/>
          <w:rFonts w:ascii="Lato" w:eastAsia="Lato" w:hAnsi="Lato" w:cs="Lato"/>
          <w:sz w:val="22"/>
          <w:szCs w:val="22"/>
        </w:rPr>
        <w:commentReference w:id="18"/>
      </w:r>
      <w:r>
        <w:rPr>
          <w:rFonts w:ascii="Lato" w:eastAsia="Lato" w:hAnsi="Lato" w:cs="Lato"/>
        </w:rPr>
        <w:t xml:space="preserve"> </w:t>
      </w:r>
    </w:p>
    <w:p w14:paraId="3F040738" w14:textId="77777777" w:rsidR="005264D3" w:rsidRDefault="005264D3">
      <w:pPr>
        <w:spacing w:line="360" w:lineRule="auto"/>
        <w:rPr>
          <w:rFonts w:ascii="Lato" w:eastAsia="Lato" w:hAnsi="Lato" w:cs="Lato"/>
        </w:rPr>
      </w:pPr>
    </w:p>
    <w:p w14:paraId="1895D0E7" w14:textId="77777777" w:rsidR="005264D3" w:rsidRDefault="00000000">
      <w:pPr>
        <w:spacing w:line="360" w:lineRule="auto"/>
        <w:rPr>
          <w:rFonts w:ascii="Lato" w:eastAsia="Lato" w:hAnsi="Lato" w:cs="Lato"/>
          <w:color w:val="27BABC"/>
        </w:rPr>
      </w:pPr>
      <w:commentRangeStart w:id="19"/>
      <w:r>
        <w:rPr>
          <w:rFonts w:ascii="Lato" w:eastAsia="Lato" w:hAnsi="Lato" w:cs="Lato"/>
        </w:rPr>
        <w:t xml:space="preserve">[The Purchase Price would be comprised of (i) approximately </w:t>
      </w:r>
      <w:commentRangeStart w:id="20"/>
      <w:r>
        <w:rPr>
          <w:rFonts w:ascii="Lato" w:eastAsia="Lato" w:hAnsi="Lato" w:cs="Lato"/>
          <w:b/>
          <w:bCs/>
          <w:color w:val="27BABC"/>
        </w:rPr>
        <w:t>$[XXX,XXX]</w:t>
      </w:r>
      <w:commentRangeEnd w:id="20"/>
      <w:r>
        <w:rPr>
          <w:rStyle w:val="CommentReference"/>
          <w:rFonts w:ascii="Lato" w:eastAsia="Lato" w:hAnsi="Lato" w:cs="Lato"/>
          <w:b/>
          <w:bCs/>
          <w:color w:val="27BABC"/>
          <w:sz w:val="22"/>
          <w:szCs w:val="22"/>
        </w:rPr>
        <w:commentReference w:id="20"/>
      </w:r>
      <w:r>
        <w:rPr>
          <w:rFonts w:ascii="Lato" w:eastAsia="Lato" w:hAnsi="Lato" w:cs="Lato"/>
          <w:b/>
          <w:bCs/>
          <w:color w:val="27BABC"/>
        </w:rPr>
        <w:t xml:space="preserve"> </w:t>
      </w:r>
      <w:r>
        <w:rPr>
          <w:rFonts w:ascii="Lato" w:eastAsia="Lato" w:hAnsi="Lato" w:cs="Lato"/>
        </w:rPr>
        <w:t xml:space="preserve">payable in cash upon closing of the Proposed Transaction and (ii) a promissory note issued by Buyer to the Company or its designated affiliate(s) with a principal amount equal to the remainder of the Purchase Price (the “Seller Note”). [The Seller Note would accrue PIK interest at a rate of </w:t>
      </w:r>
      <w:commentRangeStart w:id="21"/>
      <w:r>
        <w:rPr>
          <w:rFonts w:ascii="Lato" w:eastAsia="Lato" w:hAnsi="Lato" w:cs="Lato"/>
          <w:b/>
          <w:bCs/>
          <w:color w:val="27BABC"/>
        </w:rPr>
        <w:t>[X]%</w:t>
      </w:r>
      <w:commentRangeEnd w:id="21"/>
      <w:r>
        <w:rPr>
          <w:rStyle w:val="CommentReference"/>
          <w:rFonts w:ascii="Lato" w:eastAsia="Lato" w:hAnsi="Lato" w:cs="Lato"/>
          <w:sz w:val="22"/>
          <w:szCs w:val="22"/>
        </w:rPr>
        <w:commentReference w:id="21"/>
      </w:r>
      <w:r>
        <w:rPr>
          <w:rFonts w:ascii="Lato" w:eastAsia="Lato" w:hAnsi="Lato" w:cs="Lato"/>
        </w:rPr>
        <w:t xml:space="preserve"> per annum and mature </w:t>
      </w:r>
      <w:commentRangeStart w:id="22"/>
      <w:r>
        <w:rPr>
          <w:rFonts w:ascii="Lato" w:eastAsia="Lato" w:hAnsi="Lato" w:cs="Lato"/>
          <w:b/>
          <w:bCs/>
          <w:color w:val="27BABC"/>
        </w:rPr>
        <w:t>[X]</w:t>
      </w:r>
      <w:commentRangeEnd w:id="22"/>
      <w:r>
        <w:rPr>
          <w:rStyle w:val="CommentReference"/>
          <w:rFonts w:ascii="Lato" w:eastAsia="Lato" w:hAnsi="Lato" w:cs="Lato"/>
          <w:sz w:val="22"/>
          <w:szCs w:val="22"/>
        </w:rPr>
        <w:commentReference w:id="22"/>
      </w:r>
      <w:r>
        <w:rPr>
          <w:rFonts w:ascii="Lato" w:eastAsia="Lato" w:hAnsi="Lato" w:cs="Lato"/>
        </w:rPr>
        <w:t xml:space="preserve"> years from the closing of the Proposed Transaction, at which time all principal and accrued interest on the Seller Note would be due and payable, and would be subordinated to any existing or future senior indebtedness of Buyer or the Business.]</w:t>
      </w:r>
      <w:commentRangeEnd w:id="19"/>
      <w:r>
        <w:rPr>
          <w:rStyle w:val="CommentReference"/>
          <w:rFonts w:ascii="Lato" w:eastAsia="Lato" w:hAnsi="Lato" w:cs="Lato"/>
          <w:color w:val="27BABC"/>
          <w:sz w:val="22"/>
          <w:szCs w:val="22"/>
        </w:rPr>
        <w:commentReference w:id="19"/>
      </w:r>
    </w:p>
    <w:p w14:paraId="467BF46D" w14:textId="77777777" w:rsidR="005264D3" w:rsidRDefault="005264D3">
      <w:pPr>
        <w:spacing w:line="360" w:lineRule="auto"/>
        <w:rPr>
          <w:rFonts w:ascii="Lato" w:eastAsia="Lato" w:hAnsi="Lato" w:cs="Lato"/>
        </w:rPr>
      </w:pPr>
    </w:p>
    <w:p w14:paraId="1C5CD084" w14:textId="77777777" w:rsidR="005264D3" w:rsidRDefault="00000000">
      <w:pPr>
        <w:spacing w:line="360" w:lineRule="auto"/>
        <w:rPr>
          <w:rFonts w:ascii="Lato" w:eastAsia="Lato" w:hAnsi="Lato" w:cs="Lato"/>
          <w:color w:val="27BABC"/>
        </w:rPr>
      </w:pPr>
      <w:commentRangeStart w:id="23"/>
      <w:r>
        <w:rPr>
          <w:rFonts w:ascii="Lato" w:eastAsia="Lato" w:hAnsi="Lato" w:cs="Lato"/>
        </w:rPr>
        <w:t xml:space="preserve">[The Purchase Price would be comprised of (i) approximately </w:t>
      </w:r>
      <w:commentRangeStart w:id="24"/>
      <w:r>
        <w:rPr>
          <w:rFonts w:ascii="Lato" w:eastAsia="Lato" w:hAnsi="Lato" w:cs="Lato"/>
          <w:b/>
          <w:bCs/>
          <w:color w:val="27BABC"/>
        </w:rPr>
        <w:t>$[XXX,XXX]</w:t>
      </w:r>
      <w:r>
        <w:rPr>
          <w:rFonts w:ascii="Lato" w:eastAsia="Lato" w:hAnsi="Lato" w:cs="Lato"/>
          <w:b/>
          <w:bCs/>
        </w:rPr>
        <w:t xml:space="preserve"> </w:t>
      </w:r>
      <w:commentRangeEnd w:id="24"/>
      <w:r>
        <w:rPr>
          <w:rStyle w:val="CommentReference"/>
          <w:rFonts w:ascii="Lato" w:eastAsia="Lato" w:hAnsi="Lato" w:cs="Lato"/>
          <w:sz w:val="22"/>
          <w:szCs w:val="22"/>
        </w:rPr>
        <w:commentReference w:id="24"/>
      </w:r>
      <w:r>
        <w:rPr>
          <w:rFonts w:ascii="Lato" w:eastAsia="Lato" w:hAnsi="Lato" w:cs="Lato"/>
        </w:rPr>
        <w:t xml:space="preserve">payable in cash upon closing of the Proposed Transaction (the “Closing Cash Amount”) and (ii) </w:t>
      </w:r>
      <w:commentRangeStart w:id="25"/>
      <w:r>
        <w:rPr>
          <w:rFonts w:ascii="Lato" w:eastAsia="Lato" w:hAnsi="Lato" w:cs="Lato"/>
          <w:b/>
          <w:bCs/>
          <w:color w:val="27BABC"/>
        </w:rPr>
        <w:t>[additional payments based on the performance of the Business following the Closing].]</w:t>
      </w:r>
      <w:commentRangeEnd w:id="23"/>
      <w:r>
        <w:rPr>
          <w:rStyle w:val="CommentReference"/>
          <w:rFonts w:ascii="Lato" w:eastAsia="Lato" w:hAnsi="Lato" w:cs="Lato"/>
          <w:color w:val="27BABC"/>
          <w:sz w:val="22"/>
          <w:szCs w:val="22"/>
        </w:rPr>
        <w:commentReference w:id="23"/>
      </w:r>
      <w:commentRangeEnd w:id="25"/>
      <w:r>
        <w:rPr>
          <w:rStyle w:val="CommentReference"/>
          <w:rFonts w:ascii="Lato" w:eastAsia="Lato" w:hAnsi="Lato" w:cs="Lato"/>
          <w:color w:val="27BABC"/>
          <w:sz w:val="22"/>
          <w:szCs w:val="22"/>
        </w:rPr>
        <w:commentReference w:id="25"/>
      </w:r>
    </w:p>
    <w:p w14:paraId="2FB82668" w14:textId="77777777" w:rsidR="005264D3" w:rsidRDefault="005264D3">
      <w:pPr>
        <w:spacing w:line="360" w:lineRule="auto"/>
        <w:rPr>
          <w:rFonts w:ascii="Lato" w:eastAsia="Lato" w:hAnsi="Lato" w:cs="Lato"/>
        </w:rPr>
      </w:pPr>
    </w:p>
    <w:p w14:paraId="46A61E13" w14:textId="77777777" w:rsidR="005264D3" w:rsidRDefault="00000000">
      <w:pPr>
        <w:spacing w:line="360" w:lineRule="auto"/>
        <w:rPr>
          <w:rFonts w:ascii="Lato" w:eastAsia="Lato" w:hAnsi="Lato" w:cs="Lato"/>
        </w:rPr>
      </w:pPr>
      <w:r>
        <w:rPr>
          <w:rFonts w:ascii="Lato" w:eastAsia="Lato" w:hAnsi="Lato" w:cs="Lato"/>
        </w:rPr>
        <w:t>The Purchase Price and the terms of this LOI are also based on the following key assumptions:</w:t>
      </w:r>
    </w:p>
    <w:p w14:paraId="6DDCA4E1" w14:textId="77777777" w:rsidR="005264D3" w:rsidRDefault="00000000">
      <w:pPr>
        <w:numPr>
          <w:ilvl w:val="0"/>
          <w:numId w:val="1"/>
        </w:numPr>
        <w:spacing w:line="360" w:lineRule="auto"/>
        <w:rPr>
          <w:rFonts w:ascii="Lato" w:eastAsia="Lato" w:hAnsi="Lato" w:cs="Lato"/>
        </w:rPr>
      </w:pPr>
      <w:r>
        <w:rPr>
          <w:rFonts w:ascii="Lato" w:eastAsia="Lato" w:hAnsi="Lato" w:cs="Lato"/>
        </w:rPr>
        <w:t>All key employees of the Business will be available for employment with Buyer;</w:t>
      </w:r>
    </w:p>
    <w:p w14:paraId="44AE2DBF" w14:textId="77777777" w:rsidR="005264D3" w:rsidRDefault="00000000">
      <w:pPr>
        <w:numPr>
          <w:ilvl w:val="0"/>
          <w:numId w:val="1"/>
        </w:numPr>
        <w:spacing w:line="360" w:lineRule="auto"/>
        <w:rPr>
          <w:rFonts w:ascii="Lato" w:eastAsia="Lato" w:hAnsi="Lato" w:cs="Lato"/>
        </w:rPr>
      </w:pPr>
      <w:r>
        <w:rPr>
          <w:rFonts w:ascii="Lato" w:eastAsia="Lato" w:hAnsi="Lato" w:cs="Lato"/>
        </w:rPr>
        <w:t>There are no significant capital expenditures known to the Company that are required to operate the Business;</w:t>
      </w:r>
    </w:p>
    <w:p w14:paraId="691DC257" w14:textId="77777777" w:rsidR="005264D3" w:rsidRDefault="00000000">
      <w:pPr>
        <w:numPr>
          <w:ilvl w:val="0"/>
          <w:numId w:val="1"/>
        </w:numPr>
        <w:spacing w:line="360" w:lineRule="auto"/>
        <w:rPr>
          <w:rFonts w:ascii="Lato" w:eastAsia="Lato" w:hAnsi="Lato" w:cs="Lato"/>
        </w:rPr>
      </w:pPr>
      <w:r>
        <w:rPr>
          <w:rFonts w:ascii="Lato" w:eastAsia="Lato" w:hAnsi="Lato" w:cs="Lato"/>
        </w:rPr>
        <w:t>Buyer will not be responsible for any transaction bonuses, change in control payments or other payments triggered by the Proposed Transaction;</w:t>
      </w:r>
    </w:p>
    <w:p w14:paraId="35B56829" w14:textId="77777777" w:rsidR="005264D3" w:rsidRDefault="00000000">
      <w:pPr>
        <w:numPr>
          <w:ilvl w:val="0"/>
          <w:numId w:val="1"/>
        </w:numPr>
        <w:spacing w:line="360" w:lineRule="auto"/>
        <w:rPr>
          <w:rFonts w:ascii="Lato" w:eastAsia="Lato" w:hAnsi="Lato" w:cs="Lato"/>
        </w:rPr>
      </w:pPr>
      <w:r>
        <w:rPr>
          <w:rFonts w:ascii="Lato" w:eastAsia="Lato" w:hAnsi="Lato" w:cs="Lato"/>
        </w:rPr>
        <w:t xml:space="preserve">Buyer will not be responsible for any tax liabilities triggered by the Proposed Transaction; </w:t>
      </w:r>
    </w:p>
    <w:p w14:paraId="0B69BD99" w14:textId="77777777" w:rsidR="005264D3" w:rsidRDefault="00000000">
      <w:pPr>
        <w:numPr>
          <w:ilvl w:val="0"/>
          <w:numId w:val="1"/>
        </w:numPr>
        <w:spacing w:line="360" w:lineRule="auto"/>
        <w:rPr>
          <w:rFonts w:ascii="Lato" w:eastAsia="Lato" w:hAnsi="Lato" w:cs="Lato"/>
        </w:rPr>
      </w:pPr>
      <w:r>
        <w:rPr>
          <w:rFonts w:ascii="Lato" w:eastAsia="Lato" w:hAnsi="Lato" w:cs="Lato"/>
        </w:rPr>
        <w:t>Buyer will be responsible for all third-party consents and regulatory approvals required to be obtained prior to the Closing;</w:t>
      </w:r>
    </w:p>
    <w:p w14:paraId="729B3BBE" w14:textId="77777777" w:rsidR="005264D3" w:rsidRDefault="00000000">
      <w:pPr>
        <w:numPr>
          <w:ilvl w:val="0"/>
          <w:numId w:val="1"/>
        </w:numPr>
        <w:spacing w:line="360" w:lineRule="auto"/>
        <w:rPr>
          <w:rFonts w:ascii="Lato" w:eastAsia="Lato" w:hAnsi="Lato" w:cs="Lato"/>
        </w:rPr>
      </w:pPr>
      <w:r>
        <w:rPr>
          <w:rFonts w:ascii="Lato" w:eastAsia="Lato" w:hAnsi="Lato" w:cs="Lato"/>
        </w:rPr>
        <w:t>All information provided to Buyer regarding the Proposed Transaction is accurate in all material respects and Buyer’s due diligence review does not reveal any issues that materially affect the value of the Business; and</w:t>
      </w:r>
    </w:p>
    <w:p w14:paraId="484FEBD2" w14:textId="77777777" w:rsidR="005264D3" w:rsidRDefault="00000000">
      <w:pPr>
        <w:numPr>
          <w:ilvl w:val="0"/>
          <w:numId w:val="1"/>
        </w:numPr>
        <w:spacing w:line="360" w:lineRule="auto"/>
        <w:rPr>
          <w:rFonts w:ascii="Lato" w:eastAsia="Lato" w:hAnsi="Lato" w:cs="Lato"/>
        </w:rPr>
      </w:pPr>
      <w:r>
        <w:rPr>
          <w:rFonts w:ascii="Lato" w:eastAsia="Lato" w:hAnsi="Lato" w:cs="Lato"/>
        </w:rPr>
        <w:t xml:space="preserve">The Company Group maintains a sustainable </w:t>
      </w:r>
      <w:commentRangeStart w:id="26"/>
      <w:r>
        <w:rPr>
          <w:rFonts w:ascii="Lato" w:eastAsia="Lato" w:hAnsi="Lato" w:cs="Lato"/>
        </w:rPr>
        <w:t>EBITDA</w:t>
      </w:r>
      <w:commentRangeEnd w:id="26"/>
      <w:r>
        <w:rPr>
          <w:rStyle w:val="CommentReference"/>
          <w:rFonts w:ascii="Lato" w:eastAsia="Lato" w:hAnsi="Lato" w:cs="Lato"/>
          <w:sz w:val="22"/>
          <w:szCs w:val="22"/>
        </w:rPr>
        <w:commentReference w:id="26"/>
      </w:r>
      <w:r>
        <w:rPr>
          <w:rFonts w:ascii="Lato" w:eastAsia="Lato" w:hAnsi="Lato" w:cs="Lato"/>
        </w:rPr>
        <w:t xml:space="preserve"> for the last twelve (12) months preceding the Closing equal to or greater than </w:t>
      </w:r>
      <w:commentRangeStart w:id="27"/>
      <w:r>
        <w:rPr>
          <w:rFonts w:ascii="Lato" w:eastAsia="Lato" w:hAnsi="Lato" w:cs="Lato"/>
          <w:b/>
          <w:bCs/>
          <w:color w:val="27BABC"/>
        </w:rPr>
        <w:t>$[XXX,XXX]</w:t>
      </w:r>
      <w:commentRangeEnd w:id="27"/>
      <w:r>
        <w:rPr>
          <w:rStyle w:val="CommentReference"/>
          <w:rFonts w:ascii="Lato" w:eastAsia="Lato" w:hAnsi="Lato" w:cs="Lato"/>
          <w:sz w:val="22"/>
          <w:szCs w:val="22"/>
        </w:rPr>
        <w:commentReference w:id="27"/>
      </w:r>
      <w:r>
        <w:rPr>
          <w:rFonts w:ascii="Lato" w:eastAsia="Lato" w:hAnsi="Lato" w:cs="Lato"/>
        </w:rPr>
        <w:t>;</w:t>
      </w:r>
    </w:p>
    <w:p w14:paraId="3D16C49C" w14:textId="77777777" w:rsidR="005264D3" w:rsidRDefault="00000000">
      <w:pPr>
        <w:numPr>
          <w:ilvl w:val="0"/>
          <w:numId w:val="1"/>
        </w:numPr>
        <w:spacing w:line="360" w:lineRule="auto"/>
        <w:rPr>
          <w:rFonts w:ascii="Lato" w:eastAsia="Lato" w:hAnsi="Lato" w:cs="Lato"/>
        </w:rPr>
      </w:pPr>
      <w:r>
        <w:rPr>
          <w:rFonts w:ascii="Lato" w:eastAsia="Lato" w:hAnsi="Lato" w:cs="Lato"/>
        </w:rPr>
        <w:t xml:space="preserve">From the date of this LOI through the Closing, the Company and the Business will be operated in the ordinary course of business consistent with past practice, including but not limited to (i) implementing any changes to employee compensation or benefits or acquiring or disposing of any material assets; (ii) hiring any new highly compensated employees; and </w:t>
      </w:r>
      <w:commentRangeStart w:id="28"/>
      <w:r>
        <w:rPr>
          <w:rFonts w:ascii="Lato" w:eastAsia="Lato" w:hAnsi="Lato" w:cs="Lato"/>
        </w:rPr>
        <w:t>(iii) funding working capital and capital expenditures necessary to achieve forecasts and not deferring any long-term maintenance.</w:t>
      </w:r>
      <w:commentRangeEnd w:id="28"/>
      <w:r>
        <w:rPr>
          <w:rStyle w:val="CommentReference"/>
          <w:rFonts w:ascii="Lato" w:eastAsia="Lato" w:hAnsi="Lato" w:cs="Lato"/>
          <w:sz w:val="22"/>
          <w:szCs w:val="22"/>
        </w:rPr>
        <w:commentReference w:id="28"/>
      </w:r>
    </w:p>
    <w:p w14:paraId="2D816F09" w14:textId="77777777" w:rsidR="005264D3" w:rsidRDefault="00000000">
      <w:pPr>
        <w:spacing w:line="360" w:lineRule="auto"/>
        <w:rPr>
          <w:rFonts w:ascii="Lato" w:eastAsia="Lato" w:hAnsi="Lato" w:cs="Lato"/>
          <w:b/>
          <w:bCs/>
        </w:rPr>
      </w:pPr>
      <w:r>
        <w:rPr>
          <w:rFonts w:ascii="Lato" w:eastAsia="Lato" w:hAnsi="Lato" w:cs="Lato"/>
          <w:b/>
          <w:bCs/>
        </w:rPr>
        <w:lastRenderedPageBreak/>
        <w:t>2.</w:t>
      </w:r>
      <w:r>
        <w:rPr>
          <w:rFonts w:ascii="Lato" w:eastAsia="Lato" w:hAnsi="Lato" w:cs="Lato"/>
          <w:b/>
          <w:bCs/>
        </w:rPr>
        <w:tab/>
        <w:t>Due Diligence</w:t>
      </w:r>
    </w:p>
    <w:p w14:paraId="598D885B" w14:textId="77777777" w:rsidR="005264D3" w:rsidRDefault="005264D3">
      <w:pPr>
        <w:spacing w:line="360" w:lineRule="auto"/>
        <w:rPr>
          <w:rFonts w:ascii="Lato" w:eastAsia="Lato" w:hAnsi="Lato" w:cs="Lato"/>
          <w:b/>
          <w:bCs/>
          <w:color w:val="27BABC"/>
          <w:sz w:val="26"/>
          <w:szCs w:val="26"/>
          <w:vertAlign w:val="superscript"/>
        </w:rPr>
      </w:pPr>
    </w:p>
    <w:p w14:paraId="25B4EDF7" w14:textId="77777777" w:rsidR="005264D3" w:rsidRDefault="00000000">
      <w:pPr>
        <w:spacing w:line="360" w:lineRule="auto"/>
        <w:rPr>
          <w:rFonts w:ascii="Lato" w:eastAsia="Lato" w:hAnsi="Lato" w:cs="Lato"/>
        </w:rPr>
      </w:pPr>
      <w:r>
        <w:rPr>
          <w:rFonts w:ascii="Lato" w:eastAsia="Lato" w:hAnsi="Lato" w:cs="Lato"/>
        </w:rPr>
        <w:t>Promptly following the execution and delivery of this LOI and all times until the Termination Date, the Company and its advisors and legal representatives will make themselves and others available to Buyer and its representatives and provide Buyer and its representatives with all information reasonably requested by Buyer to complete its due diligence investigation of the Company and the Business and to prepare documents in connection with consummating the Proposed Transaction. The due diligence materials will be assembled and made available in an electronic data room or similar remote digital facility provided by the Company and with reasonable promptness and completeness; provided, that certain materials may be provided to Buyer by email or other method. Promptly following execution of this LOI, the Company agrees to make its management team and other representatives of the Company available to Buyer and its representatives and provide due diligence access and support during the exclusivity period to allow Buyer and its advisors and legal representatives to complete its due diligence investigation, including but not limited to management meetings that include the Company’s controller.</w:t>
      </w:r>
    </w:p>
    <w:p w14:paraId="2919ED94" w14:textId="77777777" w:rsidR="005264D3" w:rsidRDefault="005264D3">
      <w:pPr>
        <w:spacing w:line="360" w:lineRule="auto"/>
        <w:rPr>
          <w:rFonts w:ascii="Lato" w:eastAsia="Lato" w:hAnsi="Lato" w:cs="Lato"/>
        </w:rPr>
      </w:pPr>
    </w:p>
    <w:p w14:paraId="62BC203A" w14:textId="77777777" w:rsidR="005264D3" w:rsidRDefault="00000000">
      <w:pPr>
        <w:spacing w:line="360" w:lineRule="auto"/>
        <w:rPr>
          <w:rFonts w:ascii="Lato" w:eastAsia="Lato" w:hAnsi="Lato" w:cs="Lato"/>
          <w:b/>
          <w:bCs/>
        </w:rPr>
      </w:pPr>
      <w:r>
        <w:rPr>
          <w:rFonts w:ascii="Lato" w:eastAsia="Lato" w:hAnsi="Lato" w:cs="Lato"/>
          <w:b/>
          <w:bCs/>
        </w:rPr>
        <w:t>3.</w:t>
      </w:r>
      <w:r>
        <w:rPr>
          <w:rFonts w:ascii="Lato" w:eastAsia="Lato" w:hAnsi="Lato" w:cs="Lato"/>
          <w:b/>
          <w:bCs/>
        </w:rPr>
        <w:tab/>
        <w:t>Timing of Proposed Transaction</w:t>
      </w:r>
    </w:p>
    <w:p w14:paraId="662D4CA0" w14:textId="77777777" w:rsidR="005264D3" w:rsidRDefault="005264D3">
      <w:pPr>
        <w:spacing w:line="360" w:lineRule="auto"/>
        <w:rPr>
          <w:rFonts w:ascii="Lato" w:eastAsia="Lato" w:hAnsi="Lato" w:cs="Lato"/>
          <w:b/>
          <w:bCs/>
        </w:rPr>
      </w:pPr>
    </w:p>
    <w:p w14:paraId="72E1841E" w14:textId="77777777" w:rsidR="005264D3" w:rsidRDefault="00000000">
      <w:pPr>
        <w:spacing w:line="360" w:lineRule="auto"/>
        <w:rPr>
          <w:rFonts w:ascii="Lato" w:eastAsia="Lato" w:hAnsi="Lato" w:cs="Lato"/>
        </w:rPr>
      </w:pPr>
      <w:r>
        <w:rPr>
          <w:rFonts w:ascii="Lato" w:eastAsia="Lato" w:hAnsi="Lato" w:cs="Lato"/>
        </w:rPr>
        <w:t>Neither the Company nor Buyer nor any of their respective affiliates will have any obligation to complete the Proposed Transaction except pursuant to a mutually acceptable definitive purchase agreement signed by each of the appropriate parties thereto (the “Definitive Agreement”). The Definitive Agreement will reflect the terms and conditions set forth in this LOI and will include other customary representations and warranties, indemnities, covenants, non-compete, non-solicit, non-disparagement and confidentiality provisions covering the Company and all beneficial owners (collectively, “Seller”) for a period of</w:t>
      </w:r>
      <w:r>
        <w:rPr>
          <w:rFonts w:ascii="Lato" w:eastAsia="Lato" w:hAnsi="Lato" w:cs="Lato"/>
          <w:color w:val="27BABC"/>
        </w:rPr>
        <w:t xml:space="preserve"> </w:t>
      </w:r>
      <w:commentRangeStart w:id="29"/>
      <w:r>
        <w:rPr>
          <w:rFonts w:ascii="Lato" w:eastAsia="Lato" w:hAnsi="Lato" w:cs="Lato"/>
          <w:color w:val="27BABC"/>
        </w:rPr>
        <w:t>[</w:t>
      </w:r>
      <w:r>
        <w:rPr>
          <w:rFonts w:ascii="Lato" w:eastAsia="Lato" w:hAnsi="Lato" w:cs="Lato"/>
          <w:b/>
          <w:bCs/>
          <w:color w:val="27BABC"/>
        </w:rPr>
        <w:t>X years]</w:t>
      </w:r>
      <w:commentRangeEnd w:id="29"/>
      <w:r>
        <w:rPr>
          <w:rStyle w:val="CommentReference"/>
          <w:rFonts w:ascii="Lato" w:eastAsia="Lato" w:hAnsi="Lato" w:cs="Lato"/>
          <w:sz w:val="22"/>
          <w:szCs w:val="22"/>
        </w:rPr>
        <w:commentReference w:id="29"/>
      </w:r>
      <w:r>
        <w:rPr>
          <w:rFonts w:ascii="Lato" w:eastAsia="Lato" w:hAnsi="Lato" w:cs="Lato"/>
        </w:rPr>
        <w:t xml:space="preserve"> from the Closing, and closing conditions customary for transactions of this type. </w:t>
      </w:r>
    </w:p>
    <w:p w14:paraId="5096659D" w14:textId="77777777" w:rsidR="005264D3" w:rsidRDefault="005264D3">
      <w:pPr>
        <w:spacing w:line="360" w:lineRule="auto"/>
        <w:rPr>
          <w:rFonts w:ascii="Lato" w:eastAsia="Lato" w:hAnsi="Lato" w:cs="Lato"/>
        </w:rPr>
      </w:pPr>
    </w:p>
    <w:p w14:paraId="34C51579" w14:textId="77777777" w:rsidR="005264D3" w:rsidRDefault="00000000">
      <w:pPr>
        <w:spacing w:line="360" w:lineRule="auto"/>
        <w:rPr>
          <w:rFonts w:ascii="Lato" w:eastAsia="Lato" w:hAnsi="Lato" w:cs="Lato"/>
        </w:rPr>
      </w:pPr>
      <w:r>
        <w:rPr>
          <w:rFonts w:ascii="Lato" w:eastAsia="Lato" w:hAnsi="Lato" w:cs="Lato"/>
        </w:rPr>
        <w:t>Seller will indemnify the Buyer for: (i) the Company’s breaches of representations and warranties; (ii) the Company’s material breaches of covenants; (iii) pre-closing taxes of the Company; (iv) any unpaid Company transaction expenses; (v) any unpaid indebtedness and any specific indemnities identified during due diligence.</w:t>
      </w:r>
    </w:p>
    <w:p w14:paraId="07D589D8" w14:textId="77777777" w:rsidR="005264D3" w:rsidRDefault="005264D3">
      <w:pPr>
        <w:spacing w:line="360" w:lineRule="auto"/>
        <w:rPr>
          <w:rFonts w:ascii="Lato" w:eastAsia="Lato" w:hAnsi="Lato" w:cs="Lato"/>
        </w:rPr>
      </w:pPr>
    </w:p>
    <w:p w14:paraId="2615D081" w14:textId="77777777" w:rsidR="005264D3" w:rsidRDefault="00000000">
      <w:pPr>
        <w:spacing w:line="360" w:lineRule="auto"/>
        <w:rPr>
          <w:rFonts w:ascii="Lato" w:eastAsia="Lato" w:hAnsi="Lato" w:cs="Lato"/>
          <w:color w:val="27BABC"/>
        </w:rPr>
      </w:pPr>
      <w:commentRangeStart w:id="30"/>
      <w:r>
        <w:rPr>
          <w:rFonts w:ascii="Lato" w:eastAsia="Lato" w:hAnsi="Lato" w:cs="Lato"/>
        </w:rPr>
        <w:t>[The</w:t>
      </w:r>
      <w:commentRangeStart w:id="31"/>
      <w:r>
        <w:rPr>
          <w:rFonts w:ascii="Lato" w:eastAsia="Lato" w:hAnsi="Lato" w:cs="Lato"/>
          <w:b/>
          <w:bCs/>
          <w:color w:val="27BABC"/>
        </w:rPr>
        <w:t xml:space="preserve"> [Purchase Price]</w:t>
      </w:r>
      <w:commentRangeEnd w:id="31"/>
      <w:r>
        <w:rPr>
          <w:rStyle w:val="CommentReference"/>
          <w:rFonts w:ascii="Lato" w:eastAsia="Lato" w:hAnsi="Lato" w:cs="Lato"/>
          <w:b/>
          <w:bCs/>
          <w:color w:val="27BABC"/>
          <w:sz w:val="22"/>
          <w:szCs w:val="22"/>
        </w:rPr>
        <w:commentReference w:id="31"/>
      </w:r>
      <w:commentRangeStart w:id="32"/>
      <w:r>
        <w:rPr>
          <w:rFonts w:ascii="Lato" w:eastAsia="Lato" w:hAnsi="Lato" w:cs="Lato"/>
          <w:b/>
          <w:bCs/>
          <w:color w:val="27BABC"/>
        </w:rPr>
        <w:t>[Closing Cash Amount]</w:t>
      </w:r>
      <w:commentRangeEnd w:id="32"/>
      <w:r>
        <w:rPr>
          <w:rStyle w:val="CommentReference"/>
          <w:rFonts w:ascii="Lato" w:eastAsia="Lato" w:hAnsi="Lato" w:cs="Lato"/>
          <w:sz w:val="22"/>
          <w:szCs w:val="22"/>
        </w:rPr>
        <w:commentReference w:id="32"/>
      </w:r>
      <w:r>
        <w:rPr>
          <w:rFonts w:ascii="Lato" w:eastAsia="Lato" w:hAnsi="Lato" w:cs="Lato"/>
        </w:rPr>
        <w:t xml:space="preserve"> will be reduced by an escrow (the “Escrowed Funds”) in the amount of</w:t>
      </w:r>
      <w:commentRangeStart w:id="33"/>
      <w:r>
        <w:rPr>
          <w:rFonts w:ascii="Lato" w:eastAsia="Lato" w:hAnsi="Lato" w:cs="Lato"/>
        </w:rPr>
        <w:t xml:space="preserve"> </w:t>
      </w:r>
      <w:r>
        <w:rPr>
          <w:rFonts w:ascii="Lato" w:eastAsia="Lato" w:hAnsi="Lato" w:cs="Lato"/>
          <w:b/>
          <w:bCs/>
          <w:color w:val="27BABC"/>
        </w:rPr>
        <w:t>$[•]</w:t>
      </w:r>
      <w:commentRangeEnd w:id="33"/>
      <w:r>
        <w:rPr>
          <w:rStyle w:val="CommentReference"/>
          <w:rFonts w:ascii="Lato" w:eastAsia="Lato" w:hAnsi="Lato" w:cs="Lato"/>
          <w:sz w:val="22"/>
          <w:szCs w:val="22"/>
        </w:rPr>
        <w:commentReference w:id="33"/>
      </w:r>
      <w:r>
        <w:rPr>
          <w:rFonts w:ascii="Lato" w:eastAsia="Lato" w:hAnsi="Lato" w:cs="Lato"/>
        </w:rPr>
        <w:t xml:space="preserve"> to secure any liabilities or obligations Seller may have to Buyer under the Definitive Agreement. The balance of the Escrowed Funds will be released to Seller on the </w:t>
      </w:r>
      <w:commentRangeStart w:id="34"/>
      <w:r>
        <w:rPr>
          <w:rFonts w:ascii="Lato" w:eastAsia="Lato" w:hAnsi="Lato" w:cs="Lato"/>
          <w:b/>
          <w:bCs/>
          <w:color w:val="27BABC"/>
        </w:rPr>
        <w:t>[X months/year]</w:t>
      </w:r>
      <w:commentRangeEnd w:id="34"/>
      <w:r>
        <w:rPr>
          <w:rStyle w:val="CommentReference"/>
          <w:rFonts w:ascii="Lato" w:eastAsia="Lato" w:hAnsi="Lato" w:cs="Lato"/>
          <w:sz w:val="22"/>
          <w:szCs w:val="22"/>
        </w:rPr>
        <w:commentReference w:id="34"/>
      </w:r>
      <w:r>
        <w:rPr>
          <w:rFonts w:ascii="Lato" w:eastAsia="Lato" w:hAnsi="Lato" w:cs="Lato"/>
        </w:rPr>
        <w:t xml:space="preserve"> anniversary of the Closing; provided that there are no then pending claims.]</w:t>
      </w:r>
      <w:commentRangeEnd w:id="30"/>
      <w:r>
        <w:rPr>
          <w:rStyle w:val="CommentReference"/>
          <w:rFonts w:ascii="Lato" w:eastAsia="Lato" w:hAnsi="Lato" w:cs="Lato"/>
          <w:color w:val="27BABC"/>
          <w:sz w:val="22"/>
          <w:szCs w:val="22"/>
        </w:rPr>
        <w:commentReference w:id="30"/>
      </w:r>
    </w:p>
    <w:p w14:paraId="2DEC9EB6" w14:textId="77777777" w:rsidR="005264D3" w:rsidRDefault="005264D3">
      <w:pPr>
        <w:spacing w:line="360" w:lineRule="auto"/>
        <w:rPr>
          <w:rFonts w:ascii="Lato" w:eastAsia="Lato" w:hAnsi="Lato" w:cs="Lato"/>
        </w:rPr>
      </w:pPr>
    </w:p>
    <w:p w14:paraId="69916848" w14:textId="77777777" w:rsidR="005264D3" w:rsidRDefault="00000000">
      <w:pPr>
        <w:spacing w:line="360" w:lineRule="auto"/>
        <w:rPr>
          <w:rFonts w:ascii="Lato" w:eastAsia="Lato" w:hAnsi="Lato" w:cs="Lato"/>
        </w:rPr>
      </w:pPr>
      <w:commentRangeStart w:id="35"/>
      <w:r>
        <w:rPr>
          <w:rFonts w:ascii="Lato" w:eastAsia="Lato" w:hAnsi="Lato" w:cs="Lato"/>
        </w:rPr>
        <w:t xml:space="preserve">[The above-mentioned representations and warranties regarding the Company will include, among others, the following: </w:t>
      </w:r>
    </w:p>
    <w:p w14:paraId="0A5A8CE4"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Organization and Qualification</w:t>
      </w:r>
    </w:p>
    <w:p w14:paraId="4EDBCE89"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Subsidiaries</w:t>
      </w:r>
    </w:p>
    <w:p w14:paraId="618F3117"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Authority; Power and Enforceability</w:t>
      </w:r>
    </w:p>
    <w:p w14:paraId="4D5B1898"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No Conflicts</w:t>
      </w:r>
    </w:p>
    <w:p w14:paraId="3ACB65DF"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Compliance with Laws and Regulations; Permits</w:t>
      </w:r>
    </w:p>
    <w:p w14:paraId="280FF002"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Financial Statements (including undisclosed liabilities)</w:t>
      </w:r>
    </w:p>
    <w:p w14:paraId="067747F5"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Indebtedness and Guarantees</w:t>
      </w:r>
    </w:p>
    <w:p w14:paraId="29104391"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 xml:space="preserve">Absence of Certain Changes </w:t>
      </w:r>
    </w:p>
    <w:p w14:paraId="6FFCE90A"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Absence of LitigationEmployee Benefit Plans</w:t>
      </w:r>
    </w:p>
    <w:p w14:paraId="54851CE4"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Employee Benefit Plans</w:t>
      </w:r>
    </w:p>
    <w:p w14:paraId="11B24533"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Employment Matters</w:t>
      </w:r>
    </w:p>
    <w:p w14:paraId="7F157E5B"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Real Property (owned and leased)</w:t>
      </w:r>
    </w:p>
    <w:p w14:paraId="769D582D"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Title to Assets; Sufficiency and Condition of Assets</w:t>
      </w:r>
    </w:p>
    <w:p w14:paraId="0D4C9E94"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Taxes</w:t>
      </w:r>
    </w:p>
    <w:p w14:paraId="4F6C3A5A"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Environmental Matters</w:t>
      </w:r>
    </w:p>
    <w:p w14:paraId="06077D71"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Intellectual Property</w:t>
      </w:r>
    </w:p>
    <w:p w14:paraId="68641D5B"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Material Agreements</w:t>
      </w:r>
    </w:p>
    <w:p w14:paraId="63C72CEF"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Insurance</w:t>
      </w:r>
    </w:p>
    <w:p w14:paraId="6B13B6D8" w14:textId="77777777" w:rsidR="005264D3" w:rsidRDefault="00000000">
      <w:pPr>
        <w:spacing w:line="360" w:lineRule="auto"/>
        <w:rPr>
          <w:rFonts w:ascii="Lato" w:eastAsia="Lato" w:hAnsi="Lato" w:cs="Lato"/>
        </w:rPr>
      </w:pPr>
      <w:r>
        <w:rPr>
          <w:rFonts w:ascii="Lato" w:eastAsia="Lato" w:hAnsi="Lato" w:cs="Lato"/>
        </w:rPr>
        <w:t>•</w:t>
      </w:r>
      <w:r>
        <w:rPr>
          <w:rFonts w:ascii="Lato" w:eastAsia="Lato" w:hAnsi="Lato" w:cs="Lato"/>
        </w:rPr>
        <w:tab/>
        <w:t>Affiliate Transactions</w:t>
      </w:r>
    </w:p>
    <w:p w14:paraId="6E5A7D7E" w14:textId="77777777" w:rsidR="005264D3" w:rsidRDefault="00000000">
      <w:pPr>
        <w:spacing w:line="360" w:lineRule="auto"/>
        <w:rPr>
          <w:rFonts w:ascii="Lato" w:eastAsia="Lato" w:hAnsi="Lato" w:cs="Lato"/>
          <w:b/>
          <w:bCs/>
          <w:color w:val="27BABC"/>
          <w:sz w:val="26"/>
          <w:szCs w:val="26"/>
          <w:vertAlign w:val="superscript"/>
        </w:rPr>
      </w:pPr>
      <w:r>
        <w:rPr>
          <w:rFonts w:ascii="Lato" w:eastAsia="Lato" w:hAnsi="Lato" w:cs="Lato"/>
        </w:rPr>
        <w:t>•</w:t>
      </w:r>
      <w:r>
        <w:rPr>
          <w:rFonts w:ascii="Lato" w:eastAsia="Lato" w:hAnsi="Lato" w:cs="Lato"/>
        </w:rPr>
        <w:tab/>
        <w:t>No Brokers]</w:t>
      </w:r>
      <w:commentRangeEnd w:id="35"/>
      <w:r>
        <w:rPr>
          <w:rStyle w:val="CommentReference"/>
          <w:rFonts w:ascii="Lato" w:eastAsia="Lato" w:hAnsi="Lato" w:cs="Lato"/>
          <w:b/>
          <w:bCs/>
          <w:color w:val="27BABC"/>
          <w:sz w:val="26"/>
          <w:szCs w:val="26"/>
          <w:vertAlign w:val="superscript"/>
        </w:rPr>
        <w:commentReference w:id="35"/>
      </w:r>
    </w:p>
    <w:p w14:paraId="208D42E3" w14:textId="77777777" w:rsidR="005264D3" w:rsidRDefault="005264D3">
      <w:pPr>
        <w:spacing w:line="360" w:lineRule="auto"/>
        <w:rPr>
          <w:rFonts w:ascii="Lato" w:eastAsia="Lato" w:hAnsi="Lato" w:cs="Lato"/>
        </w:rPr>
      </w:pPr>
    </w:p>
    <w:p w14:paraId="664BB888" w14:textId="77777777" w:rsidR="005264D3" w:rsidRDefault="00000000">
      <w:pPr>
        <w:spacing w:line="360" w:lineRule="auto"/>
        <w:rPr>
          <w:rFonts w:ascii="Lato" w:eastAsia="Lato" w:hAnsi="Lato" w:cs="Lato"/>
          <w:b/>
          <w:bCs/>
          <w:color w:val="27BABC"/>
          <w:sz w:val="26"/>
          <w:szCs w:val="26"/>
          <w:vertAlign w:val="superscript"/>
        </w:rPr>
      </w:pPr>
      <w:commentRangeStart w:id="36"/>
      <w:commentRangeStart w:id="37"/>
      <w:r>
        <w:rPr>
          <w:rFonts w:ascii="Lato" w:eastAsia="Lato" w:hAnsi="Lato" w:cs="Lato"/>
        </w:rPr>
        <w:t xml:space="preserve">[Included in Exhibit A hereto is a non-exclusive list of representations and warranties to be made by Seller. The parties agree that Buyer shall prepare and provide the first draft of the Definitive Agreement within </w:t>
      </w:r>
      <w:r>
        <w:rPr>
          <w:rFonts w:ascii="Lato" w:eastAsia="Lato" w:hAnsi="Lato" w:cs="Lato"/>
          <w:b/>
          <w:bCs/>
          <w:color w:val="27BABC"/>
        </w:rPr>
        <w:t>[X]</w:t>
      </w:r>
      <w:r>
        <w:rPr>
          <w:rFonts w:ascii="Lato" w:eastAsia="Lato" w:hAnsi="Lato" w:cs="Lato"/>
        </w:rPr>
        <w:t xml:space="preserve"> days after the parties’ execution and delivery of the LOI, and that the Company shall prepare and provide the first draft of the disclosure schedules to the Definitive Agreement.]</w:t>
      </w:r>
      <w:commentRangeEnd w:id="37"/>
      <w:r>
        <w:rPr>
          <w:rStyle w:val="CommentReference"/>
          <w:rFonts w:ascii="Lato" w:eastAsia="Lato" w:hAnsi="Lato" w:cs="Lato"/>
          <w:sz w:val="22"/>
          <w:szCs w:val="22"/>
        </w:rPr>
        <w:commentReference w:id="37"/>
      </w:r>
      <w:commentRangeEnd w:id="36"/>
      <w:r>
        <w:rPr>
          <w:rStyle w:val="CommentReference"/>
          <w:rFonts w:ascii="Lato" w:eastAsia="Lato" w:hAnsi="Lato" w:cs="Lato"/>
          <w:sz w:val="22"/>
          <w:szCs w:val="22"/>
        </w:rPr>
        <w:commentReference w:id="36"/>
      </w:r>
      <w:r>
        <w:rPr>
          <w:rFonts w:ascii="Lato" w:eastAsia="Lato" w:hAnsi="Lato" w:cs="Lato"/>
        </w:rPr>
        <w:t xml:space="preserve"> </w:t>
      </w:r>
    </w:p>
    <w:p w14:paraId="01F330D9" w14:textId="77777777" w:rsidR="005264D3" w:rsidRDefault="005264D3">
      <w:pPr>
        <w:spacing w:line="360" w:lineRule="auto"/>
        <w:rPr>
          <w:rFonts w:ascii="Lato" w:eastAsia="Lato" w:hAnsi="Lato" w:cs="Lato"/>
          <w:b/>
          <w:bCs/>
          <w:color w:val="27BABC"/>
          <w:sz w:val="26"/>
          <w:szCs w:val="26"/>
          <w:vertAlign w:val="superscript"/>
        </w:rPr>
      </w:pPr>
    </w:p>
    <w:p w14:paraId="69A59679" w14:textId="77777777" w:rsidR="005264D3" w:rsidRDefault="00000000">
      <w:pPr>
        <w:spacing w:line="360" w:lineRule="auto"/>
        <w:rPr>
          <w:rFonts w:ascii="Lato" w:eastAsia="Lato" w:hAnsi="Lato" w:cs="Lato"/>
          <w:b/>
          <w:bCs/>
          <w:color w:val="27BABC"/>
          <w:sz w:val="26"/>
          <w:szCs w:val="26"/>
          <w:vertAlign w:val="superscript"/>
        </w:rPr>
      </w:pPr>
      <w:commentRangeStart w:id="38"/>
      <w:r>
        <w:rPr>
          <w:rFonts w:ascii="Lato" w:eastAsia="Lato" w:hAnsi="Lato" w:cs="Lato"/>
        </w:rPr>
        <w:t>[Subject to the Company’s reasonable cooperation and prompt responses to our due diligence requests, we anticipate that we will be able to complete our due diligence investigation and consummate the Proposed Transaction no later than</w:t>
      </w:r>
      <w:commentRangeStart w:id="39"/>
      <w:r>
        <w:rPr>
          <w:rFonts w:ascii="Lato" w:eastAsia="Lato" w:hAnsi="Lato" w:cs="Lato"/>
          <w:b/>
          <w:bCs/>
          <w:color w:val="27BABC"/>
        </w:rPr>
        <w:t xml:space="preserve"> [X-X]</w:t>
      </w:r>
      <w:r>
        <w:rPr>
          <w:rFonts w:ascii="Lato" w:eastAsia="Lato" w:hAnsi="Lato" w:cs="Lato"/>
          <w:b/>
          <w:bCs/>
        </w:rPr>
        <w:t xml:space="preserve"> </w:t>
      </w:r>
      <w:commentRangeEnd w:id="39"/>
      <w:r>
        <w:rPr>
          <w:rStyle w:val="CommentReference"/>
          <w:rFonts w:ascii="Lato" w:eastAsia="Lato" w:hAnsi="Lato" w:cs="Lato"/>
          <w:sz w:val="22"/>
          <w:szCs w:val="22"/>
        </w:rPr>
        <w:commentReference w:id="39"/>
      </w:r>
      <w:r>
        <w:rPr>
          <w:rFonts w:ascii="Lato" w:eastAsia="Lato" w:hAnsi="Lato" w:cs="Lato"/>
        </w:rPr>
        <w:t>days following the execution of this LOI.]</w:t>
      </w:r>
      <w:commentRangeEnd w:id="38"/>
      <w:r>
        <w:rPr>
          <w:rStyle w:val="CommentReference"/>
          <w:rFonts w:ascii="Lato" w:eastAsia="Lato" w:hAnsi="Lato" w:cs="Lato"/>
          <w:b/>
          <w:bCs/>
          <w:color w:val="27BABC"/>
          <w:sz w:val="26"/>
          <w:szCs w:val="26"/>
          <w:vertAlign w:val="superscript"/>
        </w:rPr>
        <w:commentReference w:id="38"/>
      </w:r>
    </w:p>
    <w:p w14:paraId="108A8F28" w14:textId="77777777" w:rsidR="005264D3" w:rsidRDefault="005264D3">
      <w:pPr>
        <w:spacing w:line="360" w:lineRule="auto"/>
        <w:rPr>
          <w:rFonts w:ascii="Lato" w:eastAsia="Lato" w:hAnsi="Lato" w:cs="Lato"/>
          <w:b/>
          <w:bCs/>
          <w:color w:val="27BABC"/>
          <w:sz w:val="26"/>
          <w:szCs w:val="26"/>
          <w:vertAlign w:val="superscript"/>
        </w:rPr>
      </w:pPr>
    </w:p>
    <w:p w14:paraId="2EA2AAED" w14:textId="77777777" w:rsidR="005264D3" w:rsidRDefault="00000000">
      <w:pPr>
        <w:spacing w:line="360" w:lineRule="auto"/>
        <w:rPr>
          <w:rFonts w:ascii="Lato" w:eastAsia="Lato" w:hAnsi="Lato" w:cs="Lato"/>
          <w:b/>
          <w:bCs/>
        </w:rPr>
      </w:pPr>
      <w:r>
        <w:rPr>
          <w:rFonts w:ascii="Lato" w:eastAsia="Lato" w:hAnsi="Lato" w:cs="Lato"/>
          <w:b/>
          <w:bCs/>
        </w:rPr>
        <w:t>4.</w:t>
      </w:r>
      <w:r>
        <w:rPr>
          <w:rFonts w:ascii="Lato" w:eastAsia="Lato" w:hAnsi="Lato" w:cs="Lato"/>
          <w:b/>
          <w:bCs/>
        </w:rPr>
        <w:tab/>
        <w:t>Post-Closing Services</w:t>
      </w:r>
    </w:p>
    <w:p w14:paraId="3184252F" w14:textId="77777777" w:rsidR="005264D3" w:rsidRDefault="005264D3">
      <w:pPr>
        <w:spacing w:line="360" w:lineRule="auto"/>
        <w:rPr>
          <w:rFonts w:ascii="Lato" w:eastAsia="Lato" w:hAnsi="Lato" w:cs="Lato"/>
          <w:b/>
          <w:bCs/>
        </w:rPr>
      </w:pPr>
    </w:p>
    <w:p w14:paraId="359342CF" w14:textId="77777777" w:rsidR="005264D3" w:rsidRDefault="00000000">
      <w:pPr>
        <w:spacing w:line="360" w:lineRule="auto"/>
        <w:rPr>
          <w:rFonts w:ascii="Lato" w:eastAsia="Lato" w:hAnsi="Lato" w:cs="Lato"/>
          <w:color w:val="27BABC"/>
        </w:rPr>
      </w:pPr>
      <w:commentRangeStart w:id="40"/>
      <w:r>
        <w:rPr>
          <w:rFonts w:ascii="Lato" w:eastAsia="Lato" w:hAnsi="Lato" w:cs="Lato"/>
        </w:rPr>
        <w:t>[As a condition to the Closing, Buyer, and Seller will negotiate and agree to a post-closing services agreement, pursuant to which Seller will provide the Buyer with certain transition services related to the Business for a period of not less than</w:t>
      </w:r>
      <w:r>
        <w:rPr>
          <w:rFonts w:ascii="Lato" w:eastAsia="Lato" w:hAnsi="Lato" w:cs="Lato"/>
          <w:b/>
          <w:bCs/>
          <w:color w:val="27BABC"/>
        </w:rPr>
        <w:t xml:space="preserve"> </w:t>
      </w:r>
      <w:commentRangeStart w:id="41"/>
      <w:r>
        <w:rPr>
          <w:rFonts w:ascii="Lato" w:eastAsia="Lato" w:hAnsi="Lato" w:cs="Lato"/>
          <w:b/>
          <w:bCs/>
          <w:color w:val="27BABC"/>
        </w:rPr>
        <w:t>[X]</w:t>
      </w:r>
      <w:commentRangeEnd w:id="41"/>
      <w:r>
        <w:rPr>
          <w:rStyle w:val="CommentReference"/>
          <w:rFonts w:ascii="Lato" w:eastAsia="Lato" w:hAnsi="Lato" w:cs="Lato"/>
          <w:b/>
          <w:bCs/>
          <w:color w:val="27BABC"/>
          <w:sz w:val="22"/>
          <w:szCs w:val="22"/>
        </w:rPr>
        <w:commentReference w:id="41"/>
      </w:r>
      <w:r>
        <w:rPr>
          <w:rFonts w:ascii="Lato" w:eastAsia="Lato" w:hAnsi="Lato" w:cs="Lato"/>
          <w:b/>
          <w:bCs/>
          <w:color w:val="27BABC"/>
        </w:rPr>
        <w:t xml:space="preserve"> </w:t>
      </w:r>
      <w:r>
        <w:rPr>
          <w:rFonts w:ascii="Lato" w:eastAsia="Lato" w:hAnsi="Lato" w:cs="Lato"/>
        </w:rPr>
        <w:t>following the Closing.]</w:t>
      </w:r>
      <w:commentRangeEnd w:id="40"/>
      <w:r>
        <w:rPr>
          <w:rStyle w:val="CommentReference"/>
          <w:rFonts w:ascii="Lato" w:eastAsia="Lato" w:hAnsi="Lato" w:cs="Lato"/>
          <w:color w:val="27BABC"/>
          <w:sz w:val="22"/>
          <w:szCs w:val="22"/>
        </w:rPr>
        <w:commentReference w:id="40"/>
      </w:r>
    </w:p>
    <w:p w14:paraId="6D76C4A8" w14:textId="77777777" w:rsidR="005264D3" w:rsidRDefault="005264D3">
      <w:pPr>
        <w:spacing w:line="360" w:lineRule="auto"/>
        <w:rPr>
          <w:rFonts w:ascii="Times New Roman" w:eastAsia="Times New Roman" w:hAnsi="Times New Roman" w:cs="Times New Roman"/>
        </w:rPr>
      </w:pPr>
    </w:p>
    <w:p w14:paraId="0063497C" w14:textId="77777777" w:rsidR="005264D3" w:rsidRDefault="00000000">
      <w:pPr>
        <w:spacing w:line="360" w:lineRule="auto"/>
        <w:rPr>
          <w:rFonts w:ascii="Lato" w:eastAsia="Lato" w:hAnsi="Lato" w:cs="Lato"/>
          <w:b/>
          <w:bCs/>
        </w:rPr>
      </w:pPr>
      <w:r>
        <w:rPr>
          <w:rFonts w:ascii="Lato" w:eastAsia="Lato" w:hAnsi="Lato" w:cs="Lato"/>
          <w:b/>
          <w:bCs/>
        </w:rPr>
        <w:t>5.</w:t>
      </w:r>
      <w:r>
        <w:rPr>
          <w:rFonts w:ascii="Lato" w:eastAsia="Lato" w:hAnsi="Lato" w:cs="Lato"/>
          <w:b/>
          <w:bCs/>
        </w:rPr>
        <w:tab/>
      </w:r>
      <w:commentRangeStart w:id="42"/>
      <w:r>
        <w:rPr>
          <w:rFonts w:ascii="Lato" w:eastAsia="Lato" w:hAnsi="Lato" w:cs="Lato"/>
          <w:b/>
          <w:bCs/>
        </w:rPr>
        <w:t>Confidentiality</w:t>
      </w:r>
      <w:commentRangeEnd w:id="42"/>
      <w:r>
        <w:rPr>
          <w:rStyle w:val="CommentReference"/>
          <w:rFonts w:ascii="Lato" w:eastAsia="Lato" w:hAnsi="Lato" w:cs="Lato"/>
          <w:b/>
          <w:bCs/>
          <w:sz w:val="22"/>
          <w:szCs w:val="22"/>
        </w:rPr>
        <w:commentReference w:id="42"/>
      </w:r>
    </w:p>
    <w:p w14:paraId="7C06D59D" w14:textId="77777777" w:rsidR="005264D3" w:rsidRDefault="005264D3">
      <w:pPr>
        <w:spacing w:line="360" w:lineRule="auto"/>
        <w:rPr>
          <w:rFonts w:ascii="Lato" w:eastAsia="Lato" w:hAnsi="Lato" w:cs="Lato"/>
          <w:b/>
          <w:bCs/>
        </w:rPr>
      </w:pPr>
    </w:p>
    <w:p w14:paraId="2D3DD163" w14:textId="77777777" w:rsidR="005264D3" w:rsidRDefault="00000000">
      <w:pPr>
        <w:spacing w:line="360" w:lineRule="auto"/>
        <w:rPr>
          <w:rFonts w:ascii="Lato" w:eastAsia="Lato" w:hAnsi="Lato" w:cs="Lato"/>
          <w:color w:val="27BABC"/>
        </w:rPr>
      </w:pPr>
      <w:r>
        <w:rPr>
          <w:rFonts w:ascii="Lato" w:eastAsia="Lato" w:hAnsi="Lato" w:cs="Lato"/>
        </w:rPr>
        <w:t>The existence of this LOI and the terms hereof, including the identity of Buyer, the existence of the Proposed Transaction and any discussions related to the Proposed Transaction, shall be held in the strictest confidence by each of the parties hereto unless otherwise agreed or except: (i) to the extent required by applicable law or the rules and regulations of any applicable stock exchange; (ii) to those employees of Buyer or Seller that are involved in the evaluation of the Proposed Transaction; and (iii) to the advisors and other representatives of Buyer and Seller for the Proposed Transaction.</w:t>
      </w:r>
    </w:p>
    <w:p w14:paraId="379693AA" w14:textId="77777777" w:rsidR="005264D3" w:rsidRDefault="005264D3">
      <w:pPr>
        <w:spacing w:line="360" w:lineRule="auto"/>
        <w:rPr>
          <w:rFonts w:ascii="Lato" w:eastAsia="Lato" w:hAnsi="Lato" w:cs="Lato"/>
          <w:b/>
          <w:bCs/>
        </w:rPr>
      </w:pPr>
    </w:p>
    <w:p w14:paraId="26ABAC4A" w14:textId="77777777" w:rsidR="005264D3" w:rsidRDefault="00000000">
      <w:pPr>
        <w:spacing w:line="360" w:lineRule="auto"/>
        <w:rPr>
          <w:rFonts w:ascii="Lato" w:eastAsia="Lato" w:hAnsi="Lato" w:cs="Lato"/>
          <w:b/>
          <w:bCs/>
        </w:rPr>
      </w:pPr>
      <w:r>
        <w:rPr>
          <w:rFonts w:ascii="Lato" w:eastAsia="Lato" w:hAnsi="Lato" w:cs="Lato"/>
          <w:b/>
          <w:bCs/>
        </w:rPr>
        <w:t>6.</w:t>
      </w:r>
      <w:r>
        <w:rPr>
          <w:rFonts w:ascii="Lato" w:eastAsia="Lato" w:hAnsi="Lato" w:cs="Lato"/>
          <w:b/>
          <w:bCs/>
        </w:rPr>
        <w:tab/>
        <w:t>Exclusivity</w:t>
      </w:r>
    </w:p>
    <w:p w14:paraId="22FD49F5" w14:textId="77777777" w:rsidR="005264D3" w:rsidRDefault="005264D3">
      <w:pPr>
        <w:spacing w:line="360" w:lineRule="auto"/>
        <w:rPr>
          <w:rFonts w:ascii="Lato" w:eastAsia="Lato" w:hAnsi="Lato" w:cs="Lato"/>
          <w:b/>
          <w:bCs/>
        </w:rPr>
      </w:pPr>
    </w:p>
    <w:p w14:paraId="6A0B02E2" w14:textId="77777777" w:rsidR="005264D3" w:rsidRDefault="00000000">
      <w:pPr>
        <w:spacing w:line="360" w:lineRule="auto"/>
        <w:rPr>
          <w:rFonts w:ascii="Lato" w:eastAsia="Lato" w:hAnsi="Lato" w:cs="Lato"/>
        </w:rPr>
      </w:pPr>
      <w:r>
        <w:rPr>
          <w:rFonts w:ascii="Lato" w:eastAsia="Lato" w:hAnsi="Lato" w:cs="Lato"/>
        </w:rPr>
        <w:t xml:space="preserve">In consideration of the substantial time, expense and resources that Buyer and its representatives will devote to their due diligence investigation of the Business, and for other good and valuable consideration, the receipt and sufficiency of which are hereby acknowledged and agreed, during the period commencing on the date hereof and ending on the Termination Date (as defined below), the Company shall not, and shall cause each of its subsidiaries and affiliates and its and their members, directors, officers, employees, advisors, representatives and stockholders (collectively with the Company, the “Seller Group”) not to, directly or indirectly, (a) solicit, initiate, participate in, facilitate or encourage (including without limitation by way of furnishing non-public information) the submission of inquiries, proposals or offers from any person or entity (other than Buyer) relating to any acquisition of, or purchase of equity or all or a substantial or material portion of the assets of the Company, or any merger, business combination, joint venture, recapitalization, tender offer or other similar type of transaction or transaction having a similar effect involving the Company or any of its subsidiaries (each, a “Competing Transaction”), (b) enter into, continue or participate in any way in any discussions, negotiations, communications with, or furnish any information concerning the Company or the Business to, any person or entity (other than Buyer) in connection with any Competing Transaction, or (c) accept any proposal or offer from, or enter into (or commit to enter into) any agreement, understanding or arrangement with respect to, or consummate, a Competing Transaction. Company shall promptly notify Buyer in writing if any member of the Seller Group receives any proposal, offer, communication or solicitation from any person or entity regarding a Competing Transaction, which notice shall include the terms thereof (including the identity of such third party). Immediately upon execution of this LOI, the Company shall, and shall cause each member of the Seller Group to, terminate any and all existing discussions, communications and negotiations with any person or entity or group of persons of entities other than Buyer regarding a Competing Transaction. The Company hereby represents that no member of the Seller Group is party to or bound by any agreement with respect to a Competing Transaction other than under this LOI. </w:t>
      </w:r>
    </w:p>
    <w:p w14:paraId="437A91DC" w14:textId="77777777" w:rsidR="005264D3" w:rsidRDefault="005264D3">
      <w:pPr>
        <w:spacing w:line="360" w:lineRule="auto"/>
        <w:rPr>
          <w:rFonts w:ascii="Lato" w:eastAsia="Lato" w:hAnsi="Lato" w:cs="Lato"/>
          <w:b/>
          <w:bCs/>
        </w:rPr>
      </w:pPr>
    </w:p>
    <w:p w14:paraId="503A8521" w14:textId="77777777" w:rsidR="005264D3" w:rsidRDefault="00000000">
      <w:pPr>
        <w:spacing w:line="360" w:lineRule="auto"/>
        <w:rPr>
          <w:rFonts w:ascii="Lato" w:eastAsia="Lato" w:hAnsi="Lato" w:cs="Lato"/>
          <w:b/>
          <w:bCs/>
        </w:rPr>
      </w:pPr>
      <w:r>
        <w:rPr>
          <w:rFonts w:ascii="Lato" w:eastAsia="Lato" w:hAnsi="Lato" w:cs="Lato"/>
          <w:b/>
          <w:bCs/>
        </w:rPr>
        <w:t>7.</w:t>
      </w:r>
      <w:r>
        <w:rPr>
          <w:rFonts w:ascii="Lato" w:eastAsia="Lato" w:hAnsi="Lato" w:cs="Lato"/>
          <w:b/>
          <w:bCs/>
        </w:rPr>
        <w:tab/>
        <w:t>Termination</w:t>
      </w:r>
    </w:p>
    <w:p w14:paraId="70122584" w14:textId="77777777" w:rsidR="005264D3" w:rsidRDefault="005264D3">
      <w:pPr>
        <w:spacing w:line="360" w:lineRule="auto"/>
        <w:rPr>
          <w:rFonts w:ascii="Lato" w:eastAsia="Lato" w:hAnsi="Lato" w:cs="Lato"/>
          <w:b/>
          <w:bCs/>
        </w:rPr>
      </w:pPr>
    </w:p>
    <w:p w14:paraId="033633B1" w14:textId="77777777" w:rsidR="005264D3" w:rsidRDefault="00000000">
      <w:pPr>
        <w:spacing w:line="360" w:lineRule="auto"/>
        <w:rPr>
          <w:rFonts w:ascii="Lato" w:eastAsia="Lato" w:hAnsi="Lato" w:cs="Lato"/>
        </w:rPr>
      </w:pPr>
      <w:r>
        <w:rPr>
          <w:rFonts w:ascii="Lato" w:eastAsia="Lato" w:hAnsi="Lato" w:cs="Lato"/>
        </w:rPr>
        <w:t>This LOI will terminate on the earliest of:</w:t>
      </w:r>
    </w:p>
    <w:p w14:paraId="5169AECB" w14:textId="77777777" w:rsidR="005264D3" w:rsidRDefault="00000000">
      <w:pPr>
        <w:numPr>
          <w:ilvl w:val="0"/>
          <w:numId w:val="2"/>
        </w:numPr>
        <w:spacing w:line="360" w:lineRule="auto"/>
        <w:rPr>
          <w:rFonts w:ascii="Lato" w:eastAsia="Lato" w:hAnsi="Lato" w:cs="Lato"/>
        </w:rPr>
      </w:pPr>
      <w:r>
        <w:rPr>
          <w:rFonts w:ascii="Lato" w:eastAsia="Lato" w:hAnsi="Lato" w:cs="Lato"/>
        </w:rPr>
        <w:t>the execution and delivery of the Definitive Agreement;</w:t>
      </w:r>
    </w:p>
    <w:p w14:paraId="5E638301" w14:textId="77777777" w:rsidR="005264D3" w:rsidRDefault="00000000">
      <w:pPr>
        <w:numPr>
          <w:ilvl w:val="0"/>
          <w:numId w:val="2"/>
        </w:numPr>
        <w:spacing w:line="360" w:lineRule="auto"/>
        <w:rPr>
          <w:rFonts w:ascii="Lato" w:eastAsia="Lato" w:hAnsi="Lato" w:cs="Lato"/>
        </w:rPr>
      </w:pPr>
      <w:r>
        <w:rPr>
          <w:rFonts w:ascii="Lato" w:eastAsia="Lato" w:hAnsi="Lato" w:cs="Lato"/>
        </w:rPr>
        <w:t xml:space="preserve">11:59 pm Central Time on </w:t>
      </w:r>
      <w:commentRangeStart w:id="43"/>
      <w:r>
        <w:rPr>
          <w:rFonts w:ascii="Lato" w:eastAsia="Lato" w:hAnsi="Lato" w:cs="Lato"/>
          <w:b/>
          <w:bCs/>
          <w:color w:val="27BABC"/>
        </w:rPr>
        <w:t>[DATE]</w:t>
      </w:r>
      <w:commentRangeEnd w:id="43"/>
      <w:r>
        <w:rPr>
          <w:rStyle w:val="CommentReference"/>
          <w:rFonts w:ascii="Lato" w:eastAsia="Lato" w:hAnsi="Lato" w:cs="Lato"/>
          <w:sz w:val="22"/>
          <w:szCs w:val="22"/>
        </w:rPr>
        <w:commentReference w:id="43"/>
      </w:r>
      <w:r>
        <w:rPr>
          <w:rFonts w:ascii="Lato" w:eastAsia="Lato" w:hAnsi="Lato" w:cs="Lato"/>
        </w:rPr>
        <w:t xml:space="preserve">; provided that, to the extent Buyer notifies the Company that it is willing to continue to pursue in good faith the closing of the Proposed Transaction upon the terms set forth in this LOI, such time period shall automatically be extended for an additional thirty (30) days; or </w:t>
      </w:r>
    </w:p>
    <w:p w14:paraId="2AA5A55E" w14:textId="77777777" w:rsidR="005264D3" w:rsidRDefault="00000000">
      <w:pPr>
        <w:numPr>
          <w:ilvl w:val="0"/>
          <w:numId w:val="2"/>
        </w:numPr>
        <w:spacing w:line="360" w:lineRule="auto"/>
        <w:rPr>
          <w:rFonts w:ascii="Lato" w:eastAsia="Lato" w:hAnsi="Lato" w:cs="Lato"/>
        </w:rPr>
      </w:pPr>
      <w:r>
        <w:rPr>
          <w:rFonts w:ascii="Lato" w:eastAsia="Lato" w:hAnsi="Lato" w:cs="Lato"/>
        </w:rPr>
        <w:t>such other date as may be mutually agreed upon in writing by Buyer and Company.</w:t>
      </w:r>
    </w:p>
    <w:p w14:paraId="2FC5BF1F" w14:textId="77777777" w:rsidR="005264D3" w:rsidRDefault="005264D3">
      <w:pPr>
        <w:spacing w:line="360" w:lineRule="auto"/>
        <w:ind w:left="720"/>
        <w:rPr>
          <w:rFonts w:ascii="Lato" w:eastAsia="Lato" w:hAnsi="Lato" w:cs="Lato"/>
        </w:rPr>
      </w:pPr>
    </w:p>
    <w:p w14:paraId="5041D609" w14:textId="77777777" w:rsidR="005264D3" w:rsidRDefault="00000000">
      <w:pPr>
        <w:spacing w:line="360" w:lineRule="auto"/>
        <w:rPr>
          <w:rFonts w:ascii="Lato" w:eastAsia="Lato" w:hAnsi="Lato" w:cs="Lato"/>
        </w:rPr>
      </w:pPr>
      <w:r>
        <w:rPr>
          <w:rFonts w:ascii="Lato" w:eastAsia="Lato" w:hAnsi="Lato" w:cs="Lato"/>
        </w:rPr>
        <w:t xml:space="preserve">The date upon which this LOI is terminated pursuant to this Section 7 is referred to herein as the “Termination Date”. Except as otherwise expressly stated herein and the obligations set out in Sections 5 and 8 through 11 (which shall survive any termination of this LOI), upon such termination, the provisions of this LOI shall be of no further force or effect. </w:t>
      </w:r>
    </w:p>
    <w:p w14:paraId="08BD05F1" w14:textId="77777777" w:rsidR="005264D3" w:rsidRDefault="005264D3">
      <w:pPr>
        <w:spacing w:line="360" w:lineRule="auto"/>
        <w:rPr>
          <w:rFonts w:ascii="Lato" w:eastAsia="Lato" w:hAnsi="Lato" w:cs="Lato"/>
        </w:rPr>
      </w:pPr>
    </w:p>
    <w:p w14:paraId="5699ACE4" w14:textId="77777777" w:rsidR="005264D3" w:rsidRDefault="00000000">
      <w:pPr>
        <w:spacing w:line="360" w:lineRule="auto"/>
        <w:rPr>
          <w:rFonts w:ascii="Lato" w:eastAsia="Lato" w:hAnsi="Lato" w:cs="Lato"/>
          <w:b/>
          <w:bCs/>
          <w:color w:val="27BABC"/>
        </w:rPr>
      </w:pPr>
      <w:r>
        <w:rPr>
          <w:rFonts w:ascii="Lato" w:eastAsia="Lato" w:hAnsi="Lato" w:cs="Lato"/>
          <w:b/>
          <w:bCs/>
        </w:rPr>
        <w:t>8.</w:t>
      </w:r>
      <w:r>
        <w:rPr>
          <w:rFonts w:ascii="Lato" w:eastAsia="Lato" w:hAnsi="Lato" w:cs="Lato"/>
          <w:b/>
          <w:bCs/>
        </w:rPr>
        <w:tab/>
        <w:t>Responsibility for Expenses [&amp; Break Fee]</w:t>
      </w:r>
    </w:p>
    <w:p w14:paraId="608A8576" w14:textId="77777777" w:rsidR="005264D3" w:rsidRDefault="005264D3">
      <w:pPr>
        <w:spacing w:line="360" w:lineRule="auto"/>
        <w:rPr>
          <w:rFonts w:ascii="Lato" w:eastAsia="Lato" w:hAnsi="Lato" w:cs="Lato"/>
        </w:rPr>
      </w:pPr>
    </w:p>
    <w:p w14:paraId="3D2EE984" w14:textId="77777777" w:rsidR="005264D3" w:rsidRDefault="00000000">
      <w:pPr>
        <w:spacing w:line="360" w:lineRule="auto"/>
        <w:rPr>
          <w:rFonts w:ascii="Lato" w:eastAsia="Lato" w:hAnsi="Lato" w:cs="Lato"/>
        </w:rPr>
      </w:pPr>
      <w:r>
        <w:rPr>
          <w:rFonts w:ascii="Lato" w:eastAsia="Lato" w:hAnsi="Lato" w:cs="Lato"/>
        </w:rPr>
        <w:t xml:space="preserve">Each party shall pay its own costs and expenses incurred in connection with negotiating and entering into this LOI, the Definitive Agreement, conducting due diligence, and consummating the transactions contemplated by this LOI and the Definitive Agreement, whether or not the Proposed Transaction is consummated. </w:t>
      </w:r>
    </w:p>
    <w:p w14:paraId="4BC14B23" w14:textId="77777777" w:rsidR="005264D3" w:rsidRDefault="005264D3">
      <w:pPr>
        <w:spacing w:line="360" w:lineRule="auto"/>
        <w:rPr>
          <w:rFonts w:ascii="Lato" w:eastAsia="Lato" w:hAnsi="Lato" w:cs="Lato"/>
        </w:rPr>
      </w:pPr>
    </w:p>
    <w:p w14:paraId="516C63EB" w14:textId="77777777" w:rsidR="005264D3" w:rsidRDefault="00000000">
      <w:pPr>
        <w:spacing w:line="360" w:lineRule="auto"/>
        <w:rPr>
          <w:rFonts w:ascii="Lato" w:eastAsia="Lato" w:hAnsi="Lato" w:cs="Lato"/>
        </w:rPr>
      </w:pPr>
      <w:commentRangeStart w:id="44"/>
      <w:r>
        <w:rPr>
          <w:rFonts w:ascii="Lato" w:eastAsia="Lato" w:hAnsi="Lato" w:cs="Lato"/>
        </w:rPr>
        <w:t xml:space="preserve">[The parties agree to negotiate in good faith the terms of the Definitive Agreement reflecting the material terms and conditions of the Proposed Transaction substantially similar to the terms outlined in this LOI. If, however, the parties do not execute the Definitive Agreement reflecting the material terms and conditions for the Proposed Transaction set forth in this Letter of Intent, or material terms and conditions substantially similar thereto, as a result of the Company's failure to negotiate in good faith or if the Company is the terminating party of this LOI, the Company shall pay to the Buyer a fee of </w:t>
      </w:r>
      <w:commentRangeStart w:id="45"/>
      <w:r>
        <w:rPr>
          <w:rFonts w:ascii="Lato" w:eastAsia="Lato" w:hAnsi="Lato" w:cs="Lato"/>
          <w:b/>
          <w:bCs/>
          <w:color w:val="27BABC"/>
        </w:rPr>
        <w:t xml:space="preserve">[X thousand dollars ($XX,XXX)] </w:t>
      </w:r>
      <w:commentRangeEnd w:id="45"/>
      <w:r>
        <w:rPr>
          <w:rStyle w:val="CommentReference"/>
          <w:rFonts w:ascii="Lato" w:eastAsia="Lato" w:hAnsi="Lato" w:cs="Lato"/>
          <w:sz w:val="22"/>
          <w:szCs w:val="22"/>
        </w:rPr>
        <w:commentReference w:id="45"/>
      </w:r>
      <w:r>
        <w:rPr>
          <w:rFonts w:ascii="Lato" w:eastAsia="Lato" w:hAnsi="Lato" w:cs="Lato"/>
        </w:rPr>
        <w:t>which is payable in cash immediately upon termination as liquidated damages owed to Buyer.]</w:t>
      </w:r>
      <w:commentRangeEnd w:id="44"/>
      <w:r>
        <w:rPr>
          <w:rStyle w:val="CommentReference"/>
          <w:rFonts w:ascii="Lato" w:eastAsia="Lato" w:hAnsi="Lato" w:cs="Lato"/>
          <w:sz w:val="22"/>
          <w:szCs w:val="22"/>
        </w:rPr>
        <w:commentReference w:id="44"/>
      </w:r>
    </w:p>
    <w:p w14:paraId="4641FEEB" w14:textId="77777777" w:rsidR="005264D3" w:rsidRDefault="005264D3">
      <w:pPr>
        <w:spacing w:line="360" w:lineRule="auto"/>
        <w:rPr>
          <w:rFonts w:ascii="Lato" w:eastAsia="Lato" w:hAnsi="Lato" w:cs="Lato"/>
        </w:rPr>
      </w:pPr>
    </w:p>
    <w:p w14:paraId="6CDD6153" w14:textId="77777777" w:rsidR="005264D3" w:rsidRDefault="00000000">
      <w:pPr>
        <w:spacing w:line="360" w:lineRule="auto"/>
        <w:rPr>
          <w:rFonts w:ascii="Lato" w:eastAsia="Lato" w:hAnsi="Lato" w:cs="Lato"/>
          <w:b/>
          <w:bCs/>
        </w:rPr>
      </w:pPr>
      <w:r>
        <w:rPr>
          <w:rFonts w:ascii="Lato" w:eastAsia="Lato" w:hAnsi="Lato" w:cs="Lato"/>
          <w:b/>
          <w:bCs/>
        </w:rPr>
        <w:t>9.</w:t>
      </w:r>
      <w:r>
        <w:rPr>
          <w:rFonts w:ascii="Lato" w:eastAsia="Lato" w:hAnsi="Lato" w:cs="Lato"/>
          <w:b/>
          <w:bCs/>
        </w:rPr>
        <w:tab/>
        <w:t xml:space="preserve">Governing Law; </w:t>
      </w:r>
      <w:commentRangeStart w:id="46"/>
      <w:r>
        <w:rPr>
          <w:rFonts w:ascii="Lato" w:eastAsia="Lato" w:hAnsi="Lato" w:cs="Lato"/>
          <w:b/>
          <w:bCs/>
        </w:rPr>
        <w:t>Venue</w:t>
      </w:r>
      <w:commentRangeEnd w:id="46"/>
      <w:r>
        <w:rPr>
          <w:rStyle w:val="CommentReference"/>
          <w:rFonts w:ascii="Lato" w:eastAsia="Lato" w:hAnsi="Lato" w:cs="Lato"/>
          <w:b/>
          <w:bCs/>
          <w:sz w:val="22"/>
          <w:szCs w:val="22"/>
        </w:rPr>
        <w:commentReference w:id="46"/>
      </w:r>
    </w:p>
    <w:p w14:paraId="03EB92D6" w14:textId="77777777" w:rsidR="005264D3" w:rsidRDefault="005264D3">
      <w:pPr>
        <w:spacing w:line="360" w:lineRule="auto"/>
        <w:rPr>
          <w:rFonts w:ascii="Lato" w:eastAsia="Lato" w:hAnsi="Lato" w:cs="Lato"/>
          <w:b/>
          <w:bCs/>
        </w:rPr>
      </w:pPr>
    </w:p>
    <w:p w14:paraId="7F6CBB95" w14:textId="77777777" w:rsidR="005264D3" w:rsidRDefault="00000000">
      <w:pPr>
        <w:spacing w:line="360" w:lineRule="auto"/>
        <w:rPr>
          <w:rFonts w:ascii="Lato" w:eastAsia="Lato" w:hAnsi="Lato" w:cs="Lato"/>
          <w:color w:val="27BABC"/>
        </w:rPr>
      </w:pPr>
      <w:r>
        <w:rPr>
          <w:rFonts w:ascii="Lato" w:eastAsia="Lato" w:hAnsi="Lato" w:cs="Lato"/>
        </w:rPr>
        <w:t xml:space="preserve">This LOI shall be governed by and construed under the laws of the State of </w:t>
      </w:r>
      <w:commentRangeStart w:id="47"/>
      <w:r>
        <w:rPr>
          <w:rFonts w:ascii="Lato" w:eastAsia="Lato" w:hAnsi="Lato" w:cs="Lato"/>
          <w:b/>
          <w:bCs/>
          <w:color w:val="27BABC"/>
        </w:rPr>
        <w:t>[SELLER STATE]</w:t>
      </w:r>
      <w:commentRangeEnd w:id="47"/>
      <w:r>
        <w:rPr>
          <w:rStyle w:val="CommentReference"/>
          <w:rFonts w:ascii="Lato" w:eastAsia="Lato" w:hAnsi="Lato" w:cs="Lato"/>
          <w:sz w:val="22"/>
          <w:szCs w:val="22"/>
        </w:rPr>
        <w:commentReference w:id="47"/>
      </w:r>
      <w:r>
        <w:rPr>
          <w:rFonts w:ascii="Lato" w:eastAsia="Lato" w:hAnsi="Lato" w:cs="Lato"/>
        </w:rPr>
        <w:t xml:space="preserve">, without regard to its principles of conflicts of laws. Each of the parties irrevocably submits to the exclusive jurisdiction of the state and federal courts in the City of </w:t>
      </w:r>
      <w:commentRangeStart w:id="48"/>
      <w:r>
        <w:rPr>
          <w:rFonts w:ascii="Lato" w:eastAsia="Lato" w:hAnsi="Lato" w:cs="Lato"/>
          <w:b/>
          <w:bCs/>
          <w:color w:val="27BABC"/>
        </w:rPr>
        <w:t>[SELLER CITY]</w:t>
      </w:r>
      <w:commentRangeEnd w:id="48"/>
      <w:r>
        <w:rPr>
          <w:rStyle w:val="CommentReference"/>
          <w:rFonts w:ascii="Lato" w:eastAsia="Lato" w:hAnsi="Lato" w:cs="Lato"/>
          <w:sz w:val="22"/>
          <w:szCs w:val="22"/>
        </w:rPr>
        <w:commentReference w:id="48"/>
      </w:r>
      <w:r>
        <w:rPr>
          <w:rFonts w:ascii="Lato" w:eastAsia="Lato" w:hAnsi="Lato" w:cs="Lato"/>
        </w:rPr>
        <w:t xml:space="preserve"> and County of </w:t>
      </w:r>
      <w:commentRangeStart w:id="49"/>
      <w:r>
        <w:rPr>
          <w:rFonts w:ascii="Lato" w:eastAsia="Lato" w:hAnsi="Lato" w:cs="Lato"/>
          <w:b/>
          <w:bCs/>
          <w:color w:val="27BABC"/>
        </w:rPr>
        <w:t>[SELLER COUNTY]</w:t>
      </w:r>
      <w:commentRangeEnd w:id="49"/>
      <w:r>
        <w:rPr>
          <w:rStyle w:val="CommentReference"/>
          <w:rFonts w:ascii="Lato" w:eastAsia="Lato" w:hAnsi="Lato" w:cs="Lato"/>
          <w:sz w:val="22"/>
          <w:szCs w:val="22"/>
        </w:rPr>
        <w:commentReference w:id="49"/>
      </w:r>
      <w:r>
        <w:rPr>
          <w:rFonts w:ascii="Lato" w:eastAsia="Lato" w:hAnsi="Lato" w:cs="Lato"/>
        </w:rPr>
        <w:t xml:space="preserve"> in the State of </w:t>
      </w:r>
      <w:commentRangeStart w:id="50"/>
      <w:r>
        <w:rPr>
          <w:rFonts w:ascii="Lato" w:eastAsia="Lato" w:hAnsi="Lato" w:cs="Lato"/>
          <w:b/>
          <w:bCs/>
          <w:color w:val="27BABC"/>
        </w:rPr>
        <w:t>[SELLER STATE]</w:t>
      </w:r>
      <w:commentRangeEnd w:id="50"/>
      <w:r>
        <w:rPr>
          <w:rStyle w:val="CommentReference"/>
          <w:rFonts w:ascii="Lato" w:eastAsia="Lato" w:hAnsi="Lato" w:cs="Lato"/>
          <w:sz w:val="22"/>
          <w:szCs w:val="22"/>
        </w:rPr>
        <w:commentReference w:id="50"/>
      </w:r>
      <w:r>
        <w:rPr>
          <w:rFonts w:ascii="Lato" w:eastAsia="Lato" w:hAnsi="Lato" w:cs="Lato"/>
        </w:rPr>
        <w:t xml:space="preserve"> for any proceeding arising out of this LOI.</w:t>
      </w:r>
    </w:p>
    <w:p w14:paraId="09654AE7" w14:textId="77777777" w:rsidR="005264D3" w:rsidRDefault="005264D3">
      <w:pPr>
        <w:spacing w:line="360" w:lineRule="auto"/>
        <w:rPr>
          <w:rFonts w:ascii="Lato" w:eastAsia="Lato" w:hAnsi="Lato" w:cs="Lato"/>
        </w:rPr>
      </w:pPr>
    </w:p>
    <w:p w14:paraId="0DF7387E" w14:textId="77777777" w:rsidR="005264D3" w:rsidRDefault="00000000">
      <w:pPr>
        <w:spacing w:line="360" w:lineRule="auto"/>
        <w:rPr>
          <w:rFonts w:ascii="Lato" w:eastAsia="Lato" w:hAnsi="Lato" w:cs="Lato"/>
          <w:b/>
          <w:bCs/>
        </w:rPr>
      </w:pPr>
      <w:r>
        <w:rPr>
          <w:rFonts w:ascii="Lato" w:eastAsia="Lato" w:hAnsi="Lato" w:cs="Lato"/>
          <w:b/>
          <w:bCs/>
        </w:rPr>
        <w:t>10.</w:t>
      </w:r>
      <w:r>
        <w:rPr>
          <w:rFonts w:ascii="Lato" w:eastAsia="Lato" w:hAnsi="Lato" w:cs="Lato"/>
          <w:b/>
          <w:bCs/>
        </w:rPr>
        <w:tab/>
        <w:t>Binding Effect</w:t>
      </w:r>
    </w:p>
    <w:p w14:paraId="603EF291" w14:textId="77777777" w:rsidR="005264D3" w:rsidRDefault="005264D3">
      <w:pPr>
        <w:spacing w:line="360" w:lineRule="auto"/>
        <w:rPr>
          <w:rFonts w:ascii="Lato" w:eastAsia="Lato" w:hAnsi="Lato" w:cs="Lato"/>
          <w:b/>
          <w:bCs/>
        </w:rPr>
      </w:pPr>
    </w:p>
    <w:p w14:paraId="69EC98BD" w14:textId="77777777" w:rsidR="005264D3" w:rsidRDefault="00000000">
      <w:pPr>
        <w:spacing w:line="360" w:lineRule="auto"/>
        <w:rPr>
          <w:rFonts w:ascii="Lato" w:eastAsia="Lato" w:hAnsi="Lato" w:cs="Lato"/>
        </w:rPr>
      </w:pPr>
      <w:r>
        <w:rPr>
          <w:rFonts w:ascii="Lato" w:eastAsia="Lato" w:hAnsi="Lato" w:cs="Lato"/>
        </w:rPr>
        <w:t>This LOI reflects only an outline of the material terms of the Proposed Transaction. This LOI is not intended to, and does not, constitute a definitive or binding offer to purchase the Business. A legally binding agreement with respect to the Proposed Transaction shall arise only upon the execution of the Definitive Agreement, and then only on the terms set forth therein, and the terms of this LOI may not be relied upon by any person as the basis for a binding contract (by estoppel or otherwise) in respect of the Proposed Transaction, except as expressly provided herein. In addition, the delivery of this LOI shall not create any liability or obligation on the part of either Buyer or the Company, except for Sections 2 and 5 through 11, which create legally binding obligations of the applicable party. Nothing in this LOI creates a relationship of partnership, agency, trust, or fiduciary between the parties.</w:t>
      </w:r>
    </w:p>
    <w:p w14:paraId="34AC725D" w14:textId="77777777" w:rsidR="005264D3" w:rsidRDefault="005264D3">
      <w:pPr>
        <w:spacing w:line="360" w:lineRule="auto"/>
        <w:rPr>
          <w:rFonts w:ascii="Lato" w:eastAsia="Lato" w:hAnsi="Lato" w:cs="Lato"/>
        </w:rPr>
      </w:pPr>
    </w:p>
    <w:p w14:paraId="56AC1C3F" w14:textId="77777777" w:rsidR="005264D3" w:rsidRDefault="00000000">
      <w:pPr>
        <w:spacing w:line="360" w:lineRule="auto"/>
        <w:rPr>
          <w:rFonts w:ascii="Lato" w:eastAsia="Lato" w:hAnsi="Lato" w:cs="Lato"/>
          <w:b/>
          <w:bCs/>
        </w:rPr>
      </w:pPr>
      <w:r>
        <w:rPr>
          <w:rFonts w:ascii="Lato" w:eastAsia="Lato" w:hAnsi="Lato" w:cs="Lato"/>
          <w:b/>
          <w:bCs/>
        </w:rPr>
        <w:t>11.</w:t>
      </w:r>
      <w:r>
        <w:rPr>
          <w:rFonts w:ascii="Lato" w:eastAsia="Lato" w:hAnsi="Lato" w:cs="Lato"/>
          <w:b/>
          <w:bCs/>
        </w:rPr>
        <w:tab/>
        <w:t>Counterparts</w:t>
      </w:r>
    </w:p>
    <w:p w14:paraId="23C47B26" w14:textId="77777777" w:rsidR="005264D3" w:rsidRDefault="005264D3">
      <w:pPr>
        <w:spacing w:line="360" w:lineRule="auto"/>
        <w:rPr>
          <w:rFonts w:ascii="Times New Roman" w:eastAsia="Times New Roman" w:hAnsi="Times New Roman" w:cs="Times New Roman"/>
        </w:rPr>
      </w:pPr>
    </w:p>
    <w:p w14:paraId="43B5279D" w14:textId="77777777" w:rsidR="005264D3" w:rsidRDefault="00000000">
      <w:pPr>
        <w:spacing w:line="360" w:lineRule="auto"/>
        <w:rPr>
          <w:rFonts w:ascii="Lato" w:eastAsia="Lato" w:hAnsi="Lato" w:cs="Lato"/>
        </w:rPr>
      </w:pPr>
      <w:r>
        <w:rPr>
          <w:rFonts w:ascii="Lato" w:eastAsia="Lato" w:hAnsi="Lato" w:cs="Lato"/>
        </w:rPr>
        <w:t xml:space="preserve">This LOI may be executed in one or more counterparts, each of which shall be deemed an original, but which together shall constitute one and the same instrument. The parties may execute this LOI by exchanging counterparts of such documents by means of facsimile transmission or electronic mail (including pdf or any electronic signature complying with the U.S. federal ESIGN Act of 2000 e.g. www.docusign.com) and the parties agree that the receipt of such executed counterparts shall be binding on such parties and shall be construed as originals. </w:t>
      </w:r>
    </w:p>
    <w:p w14:paraId="17BD7E77" w14:textId="77777777" w:rsidR="005264D3" w:rsidRDefault="005264D3">
      <w:pPr>
        <w:spacing w:line="360" w:lineRule="auto"/>
        <w:rPr>
          <w:rFonts w:ascii="Lato" w:eastAsia="Lato" w:hAnsi="Lato" w:cs="Lato"/>
        </w:rPr>
      </w:pPr>
    </w:p>
    <w:p w14:paraId="5BA95932" w14:textId="77777777" w:rsidR="005264D3" w:rsidRDefault="00000000">
      <w:pPr>
        <w:spacing w:before="240" w:line="240" w:lineRule="auto"/>
        <w:jc w:val="center"/>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i/>
          <w:iCs/>
        </w:rPr>
        <w:t>remainder of page intentionally blank; signature page follows</w:t>
      </w:r>
      <w:r>
        <w:rPr>
          <w:rFonts w:ascii="Times New Roman" w:eastAsia="Times New Roman" w:hAnsi="Times New Roman" w:cs="Times New Roman"/>
        </w:rPr>
        <w:t>]</w:t>
      </w:r>
    </w:p>
    <w:p w14:paraId="0ACFB553" w14:textId="77777777" w:rsidR="005264D3" w:rsidRDefault="00000000">
      <w:pPr>
        <w:spacing w:line="360" w:lineRule="auto"/>
        <w:rPr>
          <w:rFonts w:ascii="Lato" w:eastAsia="Lato" w:hAnsi="Lato" w:cs="Lato"/>
        </w:rPr>
      </w:pPr>
      <w:r>
        <w:br w:type="page"/>
      </w:r>
    </w:p>
    <w:p w14:paraId="5D6BE2AE" w14:textId="77777777" w:rsidR="005264D3" w:rsidRDefault="00000000">
      <w:pPr>
        <w:spacing w:before="240" w:line="240" w:lineRule="auto"/>
        <w:jc w:val="both"/>
        <w:rPr>
          <w:rFonts w:ascii="Lato" w:eastAsia="Lato" w:hAnsi="Lato" w:cs="Lato"/>
        </w:rPr>
      </w:pPr>
      <w:r>
        <w:rPr>
          <w:rFonts w:ascii="Lato" w:eastAsia="Lato" w:hAnsi="Lato" w:cs="Lato"/>
        </w:rPr>
        <w:t>If this LOI is acceptable, please have it countersigned in the space provided below and return the same to us before</w:t>
      </w:r>
      <w:commentRangeStart w:id="51"/>
      <w:r>
        <w:rPr>
          <w:rFonts w:ascii="Lato" w:eastAsia="Lato" w:hAnsi="Lato" w:cs="Lato"/>
        </w:rPr>
        <w:t xml:space="preserve"> </w:t>
      </w:r>
      <w:r>
        <w:rPr>
          <w:rFonts w:ascii="Lato" w:eastAsia="Lato" w:hAnsi="Lato" w:cs="Lato"/>
          <w:color w:val="27BABC"/>
        </w:rPr>
        <w:t>[</w:t>
      </w:r>
      <w:r>
        <w:rPr>
          <w:rFonts w:ascii="Lato" w:eastAsia="Lato" w:hAnsi="Lato" w:cs="Lato"/>
          <w:b/>
          <w:bCs/>
          <w:color w:val="27BABC"/>
        </w:rPr>
        <w:t>TIME, DATE]</w:t>
      </w:r>
      <w:commentRangeEnd w:id="51"/>
      <w:r>
        <w:rPr>
          <w:rStyle w:val="CommentReference"/>
          <w:rFonts w:ascii="Lato" w:eastAsia="Lato" w:hAnsi="Lato" w:cs="Lato"/>
          <w:sz w:val="22"/>
          <w:szCs w:val="22"/>
        </w:rPr>
        <w:commentReference w:id="51"/>
      </w:r>
      <w:r>
        <w:rPr>
          <w:rFonts w:ascii="Lato" w:eastAsia="Lato" w:hAnsi="Lato" w:cs="Lato"/>
        </w:rPr>
        <w:t>, after which time, if not so executed and delivered, this LOI shall have no force or effect. We look forward to working with you on the Proposed Transaction.</w:t>
      </w:r>
    </w:p>
    <w:p w14:paraId="0EE40987" w14:textId="77777777" w:rsidR="005264D3" w:rsidRDefault="00000000">
      <w:pPr>
        <w:spacing w:before="240" w:line="240" w:lineRule="auto"/>
        <w:rPr>
          <w:rFonts w:ascii="Lato" w:eastAsia="Lato" w:hAnsi="Lato" w:cs="Lato"/>
          <w:b/>
          <w:bCs/>
        </w:rPr>
      </w:pPr>
      <w:r>
        <w:rPr>
          <w:rFonts w:ascii="Lato" w:eastAsia="Lato" w:hAnsi="Lato" w:cs="Lato"/>
        </w:rPr>
        <w:t>Yours very truly,</w:t>
      </w:r>
    </w:p>
    <w:p w14:paraId="5D4E2B20" w14:textId="77777777" w:rsidR="005264D3" w:rsidRDefault="005264D3">
      <w:pPr>
        <w:spacing w:line="240" w:lineRule="auto"/>
        <w:jc w:val="both"/>
        <w:rPr>
          <w:rFonts w:ascii="Lato" w:eastAsia="Lato" w:hAnsi="Lato" w:cs="Lato"/>
        </w:rPr>
      </w:pPr>
    </w:p>
    <w:tbl>
      <w:tblPr>
        <w:tblStyle w:val="a"/>
        <w:tblW w:w="5281" w:type="dxa"/>
        <w:tblInd w:w="0" w:type="dxa"/>
        <w:tblLayout w:type="fixed"/>
        <w:tblLook w:val="0600" w:firstRow="0" w:lastRow="0" w:firstColumn="0" w:lastColumn="0" w:noHBand="1" w:noVBand="1"/>
      </w:tblPr>
      <w:tblGrid>
        <w:gridCol w:w="576"/>
        <w:gridCol w:w="4705"/>
      </w:tblGrid>
      <w:tr w:rsidR="005264D3" w14:paraId="1EB0DD8C" w14:textId="77777777">
        <w:tc>
          <w:tcPr>
            <w:tcW w:w="5281" w:type="dxa"/>
            <w:gridSpan w:val="2"/>
          </w:tcPr>
          <w:p w14:paraId="1AD9557A" w14:textId="77777777" w:rsidR="005264D3" w:rsidRDefault="00000000">
            <w:pPr>
              <w:spacing w:line="240" w:lineRule="auto"/>
              <w:jc w:val="both"/>
              <w:rPr>
                <w:rFonts w:ascii="Lato" w:eastAsia="Lato" w:hAnsi="Lato" w:cs="Lato"/>
                <w:b/>
                <w:bCs/>
                <w:color w:val="27BABC"/>
              </w:rPr>
            </w:pPr>
            <w:r>
              <w:rPr>
                <w:rFonts w:ascii="Lato" w:eastAsia="Lato" w:hAnsi="Lato" w:cs="Lato"/>
                <w:b/>
                <w:bCs/>
                <w:color w:val="27BABC"/>
              </w:rPr>
              <w:t>[YOUR NAME]</w:t>
            </w:r>
          </w:p>
        </w:tc>
      </w:tr>
      <w:tr w:rsidR="005264D3" w14:paraId="395725EE" w14:textId="77777777">
        <w:tc>
          <w:tcPr>
            <w:tcW w:w="576" w:type="dxa"/>
          </w:tcPr>
          <w:p w14:paraId="02300E7E" w14:textId="77777777" w:rsidR="005264D3" w:rsidRDefault="005264D3">
            <w:pPr>
              <w:spacing w:line="240" w:lineRule="auto"/>
              <w:jc w:val="both"/>
              <w:rPr>
                <w:rFonts w:ascii="Lato" w:eastAsia="Lato" w:hAnsi="Lato" w:cs="Lato"/>
              </w:rPr>
            </w:pPr>
          </w:p>
          <w:p w14:paraId="08A8A7F5" w14:textId="77777777" w:rsidR="005264D3" w:rsidRDefault="00000000">
            <w:pPr>
              <w:spacing w:line="240" w:lineRule="auto"/>
              <w:jc w:val="both"/>
              <w:rPr>
                <w:rFonts w:ascii="Lato" w:eastAsia="Lato" w:hAnsi="Lato" w:cs="Lato"/>
              </w:rPr>
            </w:pPr>
            <w:r>
              <w:rPr>
                <w:rFonts w:ascii="Lato" w:eastAsia="Lato" w:hAnsi="Lato" w:cs="Lato"/>
              </w:rPr>
              <w:t>By:</w:t>
            </w:r>
          </w:p>
        </w:tc>
        <w:tc>
          <w:tcPr>
            <w:tcW w:w="4705" w:type="dxa"/>
            <w:tcBorders>
              <w:bottom w:val="single" w:sz="4" w:space="0" w:color="000000"/>
            </w:tcBorders>
          </w:tcPr>
          <w:p w14:paraId="49400D9D" w14:textId="77777777" w:rsidR="005264D3" w:rsidRDefault="005264D3">
            <w:pPr>
              <w:spacing w:line="240" w:lineRule="auto"/>
              <w:jc w:val="both"/>
              <w:rPr>
                <w:rFonts w:ascii="Lato" w:eastAsia="Lato" w:hAnsi="Lato" w:cs="Lato"/>
              </w:rPr>
            </w:pPr>
          </w:p>
        </w:tc>
      </w:tr>
      <w:tr w:rsidR="005264D3" w14:paraId="00F047FD" w14:textId="77777777">
        <w:tc>
          <w:tcPr>
            <w:tcW w:w="576" w:type="dxa"/>
          </w:tcPr>
          <w:p w14:paraId="5F56E736" w14:textId="77777777" w:rsidR="005264D3" w:rsidRDefault="005264D3">
            <w:pPr>
              <w:spacing w:line="240" w:lineRule="auto"/>
              <w:jc w:val="both"/>
              <w:rPr>
                <w:rFonts w:ascii="Lato" w:eastAsia="Lato" w:hAnsi="Lato" w:cs="Lato"/>
              </w:rPr>
            </w:pPr>
          </w:p>
        </w:tc>
        <w:tc>
          <w:tcPr>
            <w:tcW w:w="4705" w:type="dxa"/>
          </w:tcPr>
          <w:p w14:paraId="23F0F4F6"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Name: </w:t>
            </w:r>
            <w:r>
              <w:rPr>
                <w:rFonts w:ascii="Lato" w:eastAsia="Lato" w:hAnsi="Lato" w:cs="Lato"/>
                <w:b/>
                <w:bCs/>
                <w:color w:val="27BABC"/>
              </w:rPr>
              <w:t>[YOUR NAME]</w:t>
            </w:r>
          </w:p>
          <w:p w14:paraId="6DF23BE2"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Title: </w:t>
            </w:r>
            <w:r>
              <w:rPr>
                <w:rFonts w:ascii="Lato" w:eastAsia="Lato" w:hAnsi="Lato" w:cs="Lato"/>
                <w:b/>
                <w:bCs/>
                <w:color w:val="27BABC"/>
              </w:rPr>
              <w:t>[YOUR TITLE]</w:t>
            </w:r>
          </w:p>
        </w:tc>
      </w:tr>
    </w:tbl>
    <w:p w14:paraId="1D066431" w14:textId="77777777" w:rsidR="005264D3" w:rsidRDefault="005264D3">
      <w:pPr>
        <w:spacing w:line="240" w:lineRule="auto"/>
        <w:jc w:val="both"/>
        <w:rPr>
          <w:rFonts w:ascii="Lato" w:eastAsia="Lato" w:hAnsi="Lato" w:cs="Lato"/>
        </w:rPr>
      </w:pPr>
    </w:p>
    <w:p w14:paraId="193E76E2" w14:textId="77777777" w:rsidR="005264D3" w:rsidRDefault="00000000">
      <w:pPr>
        <w:spacing w:before="240" w:line="240" w:lineRule="auto"/>
        <w:jc w:val="both"/>
        <w:rPr>
          <w:rFonts w:ascii="Lato" w:eastAsia="Lato" w:hAnsi="Lato" w:cs="Lato"/>
          <w:u w:val="single"/>
        </w:rPr>
      </w:pPr>
      <w:r>
        <w:rPr>
          <w:rFonts w:ascii="Lato" w:eastAsia="Lato" w:hAnsi="Lato" w:cs="Lato"/>
        </w:rPr>
        <w:t xml:space="preserve">Confirmed and agreed this </w:t>
      </w:r>
      <w:r>
        <w:rPr>
          <w:rFonts w:ascii="Lato" w:eastAsia="Lato" w:hAnsi="Lato" w:cs="Lato"/>
          <w:u w:val="single"/>
        </w:rPr>
        <w:tab/>
      </w:r>
      <w:r>
        <w:rPr>
          <w:rFonts w:ascii="Lato" w:eastAsia="Lato" w:hAnsi="Lato" w:cs="Lato"/>
          <w:u w:val="single"/>
        </w:rPr>
        <w:tab/>
      </w:r>
      <w:r>
        <w:rPr>
          <w:rFonts w:ascii="Lato" w:eastAsia="Lato" w:hAnsi="Lato" w:cs="Lato"/>
        </w:rPr>
        <w:t xml:space="preserve"> day of </w:t>
      </w:r>
      <w:r>
        <w:rPr>
          <w:rFonts w:ascii="Lato" w:eastAsia="Lato" w:hAnsi="Lato" w:cs="Lato"/>
          <w:b/>
          <w:bCs/>
          <w:color w:val="27BABC"/>
        </w:rPr>
        <w:t>[DATE]</w:t>
      </w:r>
      <w:r>
        <w:rPr>
          <w:rFonts w:ascii="Lato" w:eastAsia="Lato" w:hAnsi="Lato" w:cs="Lato"/>
        </w:rPr>
        <w:t>.</w:t>
      </w:r>
    </w:p>
    <w:p w14:paraId="0C637B3B" w14:textId="77777777" w:rsidR="005264D3" w:rsidRDefault="005264D3">
      <w:pPr>
        <w:spacing w:line="240" w:lineRule="auto"/>
        <w:jc w:val="both"/>
        <w:rPr>
          <w:rFonts w:ascii="Lato" w:eastAsia="Lato" w:hAnsi="Lato" w:cs="Lato"/>
          <w:u w:val="single"/>
        </w:rPr>
      </w:pPr>
    </w:p>
    <w:tbl>
      <w:tblPr>
        <w:tblStyle w:val="a0"/>
        <w:tblW w:w="5281" w:type="dxa"/>
        <w:tblInd w:w="0" w:type="dxa"/>
        <w:tblLayout w:type="fixed"/>
        <w:tblLook w:val="0600" w:firstRow="0" w:lastRow="0" w:firstColumn="0" w:lastColumn="0" w:noHBand="1" w:noVBand="1"/>
      </w:tblPr>
      <w:tblGrid>
        <w:gridCol w:w="576"/>
        <w:gridCol w:w="4705"/>
      </w:tblGrid>
      <w:tr w:rsidR="005264D3" w14:paraId="1878BE14" w14:textId="77777777">
        <w:tc>
          <w:tcPr>
            <w:tcW w:w="5281" w:type="dxa"/>
            <w:gridSpan w:val="2"/>
          </w:tcPr>
          <w:p w14:paraId="5F7B4E53" w14:textId="77777777" w:rsidR="005264D3" w:rsidRDefault="00000000">
            <w:pPr>
              <w:spacing w:line="240" w:lineRule="auto"/>
              <w:jc w:val="both"/>
              <w:rPr>
                <w:rFonts w:ascii="Lato" w:eastAsia="Lato" w:hAnsi="Lato" w:cs="Lato"/>
                <w:b/>
                <w:bCs/>
                <w:color w:val="27BABC"/>
              </w:rPr>
            </w:pPr>
            <w:r>
              <w:rPr>
                <w:rFonts w:ascii="Lato" w:eastAsia="Lato" w:hAnsi="Lato" w:cs="Lato"/>
                <w:b/>
                <w:bCs/>
                <w:color w:val="27BABC"/>
              </w:rPr>
              <w:t>[SELLER NAME]</w:t>
            </w:r>
          </w:p>
        </w:tc>
      </w:tr>
      <w:tr w:rsidR="005264D3" w14:paraId="18D8EDB1" w14:textId="77777777">
        <w:tc>
          <w:tcPr>
            <w:tcW w:w="576" w:type="dxa"/>
          </w:tcPr>
          <w:p w14:paraId="6B20C10E" w14:textId="77777777" w:rsidR="005264D3" w:rsidRDefault="005264D3">
            <w:pPr>
              <w:spacing w:line="240" w:lineRule="auto"/>
              <w:jc w:val="both"/>
              <w:rPr>
                <w:rFonts w:ascii="Lato" w:eastAsia="Lato" w:hAnsi="Lato" w:cs="Lato"/>
              </w:rPr>
            </w:pPr>
          </w:p>
          <w:p w14:paraId="629B3457" w14:textId="77777777" w:rsidR="005264D3" w:rsidRDefault="00000000">
            <w:pPr>
              <w:spacing w:line="240" w:lineRule="auto"/>
              <w:jc w:val="both"/>
              <w:rPr>
                <w:rFonts w:ascii="Lato" w:eastAsia="Lato" w:hAnsi="Lato" w:cs="Lato"/>
              </w:rPr>
            </w:pPr>
            <w:r>
              <w:rPr>
                <w:rFonts w:ascii="Lato" w:eastAsia="Lato" w:hAnsi="Lato" w:cs="Lato"/>
              </w:rPr>
              <w:t>By:</w:t>
            </w:r>
          </w:p>
        </w:tc>
        <w:tc>
          <w:tcPr>
            <w:tcW w:w="4705" w:type="dxa"/>
            <w:tcBorders>
              <w:bottom w:val="single" w:sz="4" w:space="0" w:color="000000"/>
            </w:tcBorders>
          </w:tcPr>
          <w:p w14:paraId="7733C9FD" w14:textId="77777777" w:rsidR="005264D3" w:rsidRDefault="005264D3">
            <w:pPr>
              <w:spacing w:line="240" w:lineRule="auto"/>
              <w:jc w:val="both"/>
              <w:rPr>
                <w:rFonts w:ascii="Lato" w:eastAsia="Lato" w:hAnsi="Lato" w:cs="Lato"/>
              </w:rPr>
            </w:pPr>
          </w:p>
        </w:tc>
      </w:tr>
      <w:tr w:rsidR="005264D3" w14:paraId="5DD4345C" w14:textId="77777777">
        <w:tc>
          <w:tcPr>
            <w:tcW w:w="576" w:type="dxa"/>
          </w:tcPr>
          <w:p w14:paraId="55235FAA" w14:textId="77777777" w:rsidR="005264D3" w:rsidRDefault="005264D3">
            <w:pPr>
              <w:spacing w:line="240" w:lineRule="auto"/>
              <w:jc w:val="both"/>
              <w:rPr>
                <w:rFonts w:ascii="Lato" w:eastAsia="Lato" w:hAnsi="Lato" w:cs="Lato"/>
              </w:rPr>
            </w:pPr>
          </w:p>
        </w:tc>
        <w:tc>
          <w:tcPr>
            <w:tcW w:w="4705" w:type="dxa"/>
          </w:tcPr>
          <w:p w14:paraId="4919D7B8"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Name: </w:t>
            </w:r>
            <w:r>
              <w:rPr>
                <w:rFonts w:ascii="Lato" w:eastAsia="Lato" w:hAnsi="Lato" w:cs="Lato"/>
                <w:b/>
                <w:bCs/>
                <w:color w:val="27BABC"/>
              </w:rPr>
              <w:t>[SELLER NAME]</w:t>
            </w:r>
          </w:p>
          <w:p w14:paraId="7F759B4F" w14:textId="77777777" w:rsidR="005264D3" w:rsidRDefault="00000000">
            <w:pPr>
              <w:spacing w:line="240" w:lineRule="auto"/>
              <w:jc w:val="both"/>
              <w:rPr>
                <w:rFonts w:ascii="Lato" w:eastAsia="Lato" w:hAnsi="Lato" w:cs="Lato"/>
                <w:b/>
                <w:bCs/>
                <w:color w:val="27BABC"/>
              </w:rPr>
            </w:pPr>
            <w:r>
              <w:rPr>
                <w:rFonts w:ascii="Lato" w:eastAsia="Lato" w:hAnsi="Lato" w:cs="Lato"/>
              </w:rPr>
              <w:t xml:space="preserve">Title: </w:t>
            </w:r>
            <w:r>
              <w:rPr>
                <w:rFonts w:ascii="Lato" w:eastAsia="Lato" w:hAnsi="Lato" w:cs="Lato"/>
                <w:b/>
                <w:bCs/>
                <w:color w:val="27BABC"/>
              </w:rPr>
              <w:t>[SELLER TITLE]</w:t>
            </w:r>
          </w:p>
        </w:tc>
      </w:tr>
    </w:tbl>
    <w:p w14:paraId="30E9A7A2" w14:textId="77777777" w:rsidR="005264D3" w:rsidRDefault="005264D3">
      <w:pPr>
        <w:spacing w:line="240" w:lineRule="auto"/>
        <w:ind w:left="720"/>
        <w:rPr>
          <w:rFonts w:ascii="Times New Roman" w:eastAsia="Times New Roman" w:hAnsi="Times New Roman" w:cs="Times New Roman"/>
          <w:b/>
          <w:bCs/>
        </w:rPr>
      </w:pPr>
    </w:p>
    <w:p w14:paraId="0ED0AF25" w14:textId="77777777" w:rsidR="005264D3" w:rsidRDefault="005264D3">
      <w:pPr>
        <w:spacing w:line="360" w:lineRule="auto"/>
        <w:rPr>
          <w:rFonts w:ascii="Lato" w:eastAsia="Lato" w:hAnsi="Lato" w:cs="Lato"/>
        </w:rPr>
      </w:pPr>
    </w:p>
    <w:p w14:paraId="76DBE83E" w14:textId="77777777" w:rsidR="005264D3" w:rsidRDefault="00000000">
      <w:pPr>
        <w:spacing w:line="360" w:lineRule="auto"/>
        <w:rPr>
          <w:rFonts w:ascii="Lato" w:eastAsia="Lato" w:hAnsi="Lato" w:cs="Lato"/>
        </w:rPr>
      </w:pPr>
      <w:r>
        <w:br w:type="page"/>
      </w:r>
    </w:p>
    <w:p w14:paraId="6D698F80" w14:textId="77777777" w:rsidR="005264D3" w:rsidRDefault="00000000">
      <w:pPr>
        <w:spacing w:line="240" w:lineRule="auto"/>
        <w:jc w:val="center"/>
        <w:rPr>
          <w:rFonts w:ascii="Lato" w:eastAsia="Lato" w:hAnsi="Lato" w:cs="Lato"/>
          <w:b/>
          <w:bCs/>
          <w:sz w:val="26"/>
          <w:szCs w:val="26"/>
        </w:rPr>
      </w:pPr>
      <w:r>
        <w:rPr>
          <w:rFonts w:ascii="Lato" w:eastAsia="Lato" w:hAnsi="Lato" w:cs="Lato"/>
          <w:b/>
          <w:bCs/>
          <w:sz w:val="26"/>
          <w:szCs w:val="26"/>
        </w:rPr>
        <w:t>Exhibit A</w:t>
      </w:r>
    </w:p>
    <w:p w14:paraId="05B320CF" w14:textId="77777777" w:rsidR="005264D3" w:rsidRDefault="005264D3">
      <w:pPr>
        <w:spacing w:line="240" w:lineRule="auto"/>
        <w:jc w:val="center"/>
        <w:rPr>
          <w:rFonts w:ascii="Lato" w:eastAsia="Lato" w:hAnsi="Lato" w:cs="Lato"/>
          <w:b/>
          <w:bCs/>
        </w:rPr>
      </w:pPr>
    </w:p>
    <w:p w14:paraId="43FE49B0" w14:textId="77777777" w:rsidR="005264D3" w:rsidRDefault="00000000">
      <w:pPr>
        <w:spacing w:line="240" w:lineRule="auto"/>
        <w:jc w:val="center"/>
        <w:rPr>
          <w:rFonts w:ascii="Lato" w:eastAsia="Lato" w:hAnsi="Lato" w:cs="Lato"/>
          <w:b/>
          <w:bCs/>
        </w:rPr>
      </w:pPr>
      <w:r>
        <w:rPr>
          <w:rFonts w:ascii="Lato" w:eastAsia="Lato" w:hAnsi="Lato" w:cs="Lato"/>
          <w:b/>
          <w:bCs/>
        </w:rPr>
        <w:t>REPRESENTATIONS AND WARRANTIES OF SELLER</w:t>
      </w:r>
    </w:p>
    <w:p w14:paraId="0D5DD063" w14:textId="77777777" w:rsidR="005264D3" w:rsidRDefault="005264D3">
      <w:pPr>
        <w:spacing w:line="240" w:lineRule="auto"/>
        <w:rPr>
          <w:rFonts w:ascii="Lato" w:eastAsia="Lato" w:hAnsi="Lato" w:cs="Lato"/>
          <w:b/>
          <w:bCs/>
        </w:rPr>
      </w:pPr>
    </w:p>
    <w:p w14:paraId="63102B92" w14:textId="77777777" w:rsidR="005264D3" w:rsidRDefault="00000000">
      <w:pPr>
        <w:spacing w:line="240" w:lineRule="auto"/>
        <w:rPr>
          <w:rFonts w:ascii="Lato" w:eastAsia="Lato" w:hAnsi="Lato" w:cs="Lato"/>
        </w:rPr>
      </w:pPr>
      <w:r>
        <w:rPr>
          <w:rFonts w:ascii="Lato" w:eastAsia="Lato" w:hAnsi="Lato" w:cs="Lato"/>
          <w:b/>
          <w:bCs/>
        </w:rPr>
        <w:t>3.01</w:t>
      </w:r>
      <w:r>
        <w:rPr>
          <w:rFonts w:ascii="Lato" w:eastAsia="Lato" w:hAnsi="Lato" w:cs="Lato"/>
          <w:b/>
          <w:bCs/>
        </w:rPr>
        <w:tab/>
        <w:t>Organization and Authority of Seller</w:t>
      </w:r>
      <w:r>
        <w:rPr>
          <w:rFonts w:ascii="Lato" w:eastAsia="Lato" w:hAnsi="Lato" w:cs="Lato"/>
        </w:rPr>
        <w:t>.  Seller is duly organized, validly existing, and in good standing under the Laws of the jurisdiction of its formation and each jurisdiction where the character of its activities or the location of the properties owned or leased by it requires such qualification or registration and has all requisite power and authority to own, lease and operate its properties and to carry on its business as currently conducted. Seller has full entity power and authority to enter into this Agreement and the other Transaction Documents to which Seller is a party, to carry out its obligations hereunder and thereunder, and to consummate the transactions contemplated hereby and thereby. The execution and delivery by Seller of this Agreement and any other Transaction Document to which Seller is a party, the performance by Seller of their obligations hereunder and thereunder, and the consummation by Seller of the transactions contemplated hereby and thereby have been duly authorized by all requisite entity action or other required approval on the part of each of Seller. This Agreement and the Transaction Documents constitute legal, valid, and binding obligations of Seller enforceable against Seller in accordance with their respective terms.</w:t>
      </w:r>
    </w:p>
    <w:p w14:paraId="7E64766C" w14:textId="77777777" w:rsidR="005264D3" w:rsidRDefault="005264D3">
      <w:pPr>
        <w:spacing w:line="240" w:lineRule="auto"/>
        <w:rPr>
          <w:rFonts w:ascii="Lato" w:eastAsia="Lato" w:hAnsi="Lato" w:cs="Lato"/>
        </w:rPr>
      </w:pPr>
    </w:p>
    <w:p w14:paraId="6F200D22" w14:textId="77777777" w:rsidR="005264D3" w:rsidRDefault="00000000">
      <w:pPr>
        <w:spacing w:line="240" w:lineRule="auto"/>
        <w:rPr>
          <w:rFonts w:ascii="Lato" w:eastAsia="Lato" w:hAnsi="Lato" w:cs="Lato"/>
        </w:rPr>
      </w:pPr>
      <w:r>
        <w:rPr>
          <w:rFonts w:ascii="Lato" w:eastAsia="Lato" w:hAnsi="Lato" w:cs="Lato"/>
          <w:b/>
          <w:bCs/>
        </w:rPr>
        <w:t>3.02</w:t>
      </w:r>
      <w:r>
        <w:rPr>
          <w:rFonts w:ascii="Lato" w:eastAsia="Lato" w:hAnsi="Lato" w:cs="Lato"/>
          <w:b/>
          <w:bCs/>
        </w:rPr>
        <w:tab/>
        <w:t>No Conflicts or Consents</w:t>
      </w:r>
      <w:r>
        <w:rPr>
          <w:rFonts w:ascii="Lato" w:eastAsia="Lato" w:hAnsi="Lato" w:cs="Lato"/>
        </w:rPr>
        <w:t xml:space="preserve">. Except as set forth on Section 3.02 of the Disclosure Schedules, the execution, delivery, and performance by Seller of this Agreement and the other Transaction Documents to which Seller is a party, and the consummation of the transactions contemplated hereby and thereby, do not and will not: (a) violate or conflict with any provision of the certificate of formation, bylaws, or other governing documents of Seller; (b) violate or conflict with any Law or Governmental Order applicable to Seller, the Business, or the Purchased Assets; (c) require the consent, notice, declaration, or filing with or other action by any Person or require any Permit or Governmental Order; (d) violate or conflict with, result in the acceleration of, or create in any party the right to accelerate, terminate, modify, or cancel any Contract to which Seller is a party or by which Seller or the Business is bound or to which any of the Purchased Assets are subject (including any Assigned Contract); or (e) result in the creation or imposition of any Encumbrance on the Purchased Assets. </w:t>
      </w:r>
    </w:p>
    <w:p w14:paraId="3BA4D3F4" w14:textId="77777777" w:rsidR="005264D3" w:rsidRDefault="005264D3">
      <w:pPr>
        <w:spacing w:line="240" w:lineRule="auto"/>
        <w:rPr>
          <w:rFonts w:ascii="Lato" w:eastAsia="Lato" w:hAnsi="Lato" w:cs="Lato"/>
        </w:rPr>
      </w:pPr>
    </w:p>
    <w:p w14:paraId="3D640232" w14:textId="77777777" w:rsidR="005264D3" w:rsidRDefault="00000000">
      <w:pPr>
        <w:spacing w:line="240" w:lineRule="auto"/>
        <w:rPr>
          <w:rFonts w:ascii="Lato" w:eastAsia="Lato" w:hAnsi="Lato" w:cs="Lato"/>
        </w:rPr>
      </w:pPr>
      <w:r>
        <w:rPr>
          <w:rFonts w:ascii="Lato" w:eastAsia="Lato" w:hAnsi="Lato" w:cs="Lato"/>
          <w:b/>
          <w:bCs/>
        </w:rPr>
        <w:t>3.03</w:t>
      </w:r>
      <w:r>
        <w:rPr>
          <w:rFonts w:ascii="Lato" w:eastAsia="Lato" w:hAnsi="Lato" w:cs="Lato"/>
          <w:b/>
          <w:bCs/>
        </w:rPr>
        <w:tab/>
        <w:t>Financial Statements</w:t>
      </w:r>
      <w:r>
        <w:rPr>
          <w:rFonts w:ascii="Lato" w:eastAsia="Lato" w:hAnsi="Lato" w:cs="Lato"/>
        </w:rPr>
        <w:t>.   True, correct and complete copies of financial statements consisting of the balance sheet of the Business as of December 31 in each of the years 2020, 2021, and 2022 and the related statements of income and retained earnings, shareholders’ equity, and cash flow for the years then ended, and financial statements consisting of the balance sheet of the Business as at [DATE] and the related statements of income and retained earnings, stockholders’ equity and cash flow for the three-month period then ended (collectively, the “Financial Statements”), and the Balance Sheet are included in Section 3.03 of the Disclosure Schedules. The Financial Statements have been prepared in accordance with GAAP, applied on a consistent basis throughout the period involved (the “Agreed Principles”). The Financial Statements fairly present the consolidated financial condition of the Business and the results of operations and changes in cash flows of the Business for the periods set forth therein. The balance sheet of the Business as of December 31, 2022 is referred to herein as the “Balance Sheet” and the date thereof as the “Balance Sheet Date”. Seller make and keep books, records and accounts which, in reasonable detail, accurately and fairly reflect the transactions and dispositions of their respective assets. Seller maintains systems of internal accounting controls sufficient to provide reasonable assurances that: (i) transactions are executed in accordance with management’s general or specific authorization; (ii) transactions are recorded as necessary to permit the preparation of financial statements to maintain accountability for assets; (iii) access to assets is permitted only in accordance with management’s general or specific authorization; and (iv) the recorded accountability for assets is compared with the actual levels at reasonable intervals and appropriate action is taken with respect to any differences.</w:t>
      </w:r>
    </w:p>
    <w:p w14:paraId="40B507BD" w14:textId="77777777" w:rsidR="005264D3" w:rsidRDefault="005264D3">
      <w:pPr>
        <w:spacing w:line="240" w:lineRule="auto"/>
        <w:rPr>
          <w:rFonts w:ascii="Lato" w:eastAsia="Lato" w:hAnsi="Lato" w:cs="Lato"/>
          <w:b/>
          <w:bCs/>
        </w:rPr>
      </w:pPr>
    </w:p>
    <w:p w14:paraId="7BF6B3C0" w14:textId="77777777" w:rsidR="005264D3" w:rsidRDefault="00000000">
      <w:pPr>
        <w:spacing w:line="240" w:lineRule="auto"/>
        <w:rPr>
          <w:rFonts w:ascii="Lato" w:eastAsia="Lato" w:hAnsi="Lato" w:cs="Lato"/>
        </w:rPr>
      </w:pPr>
      <w:r>
        <w:rPr>
          <w:rFonts w:ascii="Lato" w:eastAsia="Lato" w:hAnsi="Lato" w:cs="Lato"/>
          <w:b/>
          <w:bCs/>
        </w:rPr>
        <w:t>3.04</w:t>
      </w:r>
      <w:r>
        <w:rPr>
          <w:rFonts w:ascii="Lato" w:eastAsia="Lato" w:hAnsi="Lato" w:cs="Lato"/>
          <w:b/>
          <w:bCs/>
        </w:rPr>
        <w:tab/>
        <w:t>Undisclosed Liabilities.</w:t>
      </w:r>
      <w:r>
        <w:rPr>
          <w:rFonts w:ascii="Lato" w:eastAsia="Lato" w:hAnsi="Lato" w:cs="Lato"/>
        </w:rPr>
        <w:t xml:space="preserve">  Seller have no Liabilities with respect to the Business, except (a) those which are adequately reflected or reserved against in the Balance Sheet as of the Balance Sheet Date, and (b) those set forth on Section 3.04 of the Disclosure Schedules.</w:t>
      </w:r>
    </w:p>
    <w:p w14:paraId="425AC1A3" w14:textId="77777777" w:rsidR="005264D3" w:rsidRDefault="005264D3">
      <w:pPr>
        <w:spacing w:line="240" w:lineRule="auto"/>
        <w:rPr>
          <w:rFonts w:ascii="Lato" w:eastAsia="Lato" w:hAnsi="Lato" w:cs="Lato"/>
        </w:rPr>
      </w:pPr>
    </w:p>
    <w:p w14:paraId="2EC371D8" w14:textId="77777777" w:rsidR="005264D3" w:rsidRDefault="00000000">
      <w:pPr>
        <w:spacing w:line="240" w:lineRule="auto"/>
        <w:rPr>
          <w:rFonts w:ascii="Lato" w:eastAsia="Lato" w:hAnsi="Lato" w:cs="Lato"/>
        </w:rPr>
      </w:pPr>
      <w:r>
        <w:rPr>
          <w:rFonts w:ascii="Lato" w:eastAsia="Lato" w:hAnsi="Lato" w:cs="Lato"/>
          <w:b/>
          <w:bCs/>
        </w:rPr>
        <w:t>3.05</w:t>
      </w:r>
      <w:r>
        <w:rPr>
          <w:rFonts w:ascii="Lato" w:eastAsia="Lato" w:hAnsi="Lato" w:cs="Lato"/>
          <w:b/>
          <w:bCs/>
        </w:rPr>
        <w:tab/>
        <w:t>Absence of Certain Changes, Events, and Conditions</w:t>
      </w:r>
      <w:r>
        <w:rPr>
          <w:rFonts w:ascii="Lato" w:eastAsia="Lato" w:hAnsi="Lato" w:cs="Lato"/>
        </w:rPr>
        <w:t>.  Since the Balance Sheet Date, and other than in the ordinary course of business consistent with past practice, there has not been any change, event, condition, or development that is, or could reasonably be expected to be, individually or in the aggregate, materially adverse to: (a) the business, results of operations, condition (financial or otherwise) or assets of the Business; or (b) the value of the Purchased Assets.</w:t>
      </w:r>
    </w:p>
    <w:p w14:paraId="1AF326F7" w14:textId="77777777" w:rsidR="005264D3" w:rsidRDefault="005264D3">
      <w:pPr>
        <w:spacing w:line="240" w:lineRule="auto"/>
        <w:rPr>
          <w:rFonts w:ascii="Lato" w:eastAsia="Lato" w:hAnsi="Lato" w:cs="Lato"/>
        </w:rPr>
      </w:pPr>
    </w:p>
    <w:p w14:paraId="7D2A8DBF" w14:textId="77777777" w:rsidR="005264D3" w:rsidRDefault="00000000">
      <w:pPr>
        <w:spacing w:line="240" w:lineRule="auto"/>
        <w:rPr>
          <w:rFonts w:ascii="Lato" w:eastAsia="Lato" w:hAnsi="Lato" w:cs="Lato"/>
        </w:rPr>
      </w:pPr>
      <w:r>
        <w:rPr>
          <w:rFonts w:ascii="Lato" w:eastAsia="Lato" w:hAnsi="Lato" w:cs="Lato"/>
          <w:b/>
          <w:bCs/>
        </w:rPr>
        <w:t>3.06</w:t>
      </w:r>
      <w:r>
        <w:rPr>
          <w:rFonts w:ascii="Lato" w:eastAsia="Lato" w:hAnsi="Lato" w:cs="Lato"/>
          <w:b/>
          <w:bCs/>
        </w:rPr>
        <w:tab/>
        <w:t>Assigned Contracts</w:t>
      </w:r>
      <w:r>
        <w:rPr>
          <w:rFonts w:ascii="Lato" w:eastAsia="Lato" w:hAnsi="Lato" w:cs="Lato"/>
        </w:rPr>
        <w:t>.  Each Assigned Contract is valid and binding on Seller in accordance with its terms and is in full force and effect. Neither Seller nor, to Seller’s Knowledge, any other party thereto is in breach of or default under (or is alleged to be in breach of or default under) or has provided or received any notice of any intention to terminate, any Assigned Contract. No event or circumstance has occurred (or with the passage of time would occur) that would constitute an event of default under any Assigned Contract or result in a termination thereof. Complete and correct copies of each Assigned Contract (including all modifications, amendments, and supplements thereto and waivers thereunder) have been provided to Purchaser. There are no disputes pending or threatened under any Assigned Contract. Neither Seller nor any Affiliate of Seller is participating in any discussions or negotiations with any third-party regarding modification of or amendment to any Assigned Contract.</w:t>
      </w:r>
    </w:p>
    <w:p w14:paraId="648CC52E" w14:textId="77777777" w:rsidR="005264D3" w:rsidRDefault="005264D3">
      <w:pPr>
        <w:spacing w:line="240" w:lineRule="auto"/>
        <w:rPr>
          <w:rFonts w:ascii="Lato" w:eastAsia="Lato" w:hAnsi="Lato" w:cs="Lato"/>
          <w:b/>
          <w:bCs/>
        </w:rPr>
      </w:pPr>
    </w:p>
    <w:p w14:paraId="07756C07" w14:textId="77777777" w:rsidR="005264D3" w:rsidRDefault="00000000">
      <w:pPr>
        <w:spacing w:line="240" w:lineRule="auto"/>
        <w:rPr>
          <w:rFonts w:ascii="Lato" w:eastAsia="Lato" w:hAnsi="Lato" w:cs="Lato"/>
        </w:rPr>
      </w:pPr>
      <w:r>
        <w:rPr>
          <w:rFonts w:ascii="Lato" w:eastAsia="Lato" w:hAnsi="Lato" w:cs="Lato"/>
          <w:b/>
          <w:bCs/>
        </w:rPr>
        <w:t>3.07</w:t>
      </w:r>
      <w:r>
        <w:rPr>
          <w:rFonts w:ascii="Lato" w:eastAsia="Lato" w:hAnsi="Lato" w:cs="Lato"/>
          <w:b/>
          <w:bCs/>
        </w:rPr>
        <w:tab/>
        <w:t>Title to Purchased Assets</w:t>
      </w:r>
      <w:r>
        <w:rPr>
          <w:rFonts w:ascii="Lato" w:eastAsia="Lato" w:hAnsi="Lato" w:cs="Lato"/>
        </w:rPr>
        <w:t>.  Seller has good and valid title to all of the Purchased Assets, free and clear of all Encumbrances, and following the Closing, Purchaser will own all of the Purchased Assets free and clear of all Encumbrances.</w:t>
      </w:r>
    </w:p>
    <w:p w14:paraId="3EBDF4C0" w14:textId="77777777" w:rsidR="005264D3" w:rsidRDefault="005264D3">
      <w:pPr>
        <w:spacing w:line="240" w:lineRule="auto"/>
        <w:rPr>
          <w:rFonts w:ascii="Lato" w:eastAsia="Lato" w:hAnsi="Lato" w:cs="Lato"/>
        </w:rPr>
      </w:pPr>
    </w:p>
    <w:p w14:paraId="18634A09" w14:textId="77777777" w:rsidR="005264D3" w:rsidRDefault="00000000">
      <w:pPr>
        <w:spacing w:line="240" w:lineRule="auto"/>
        <w:rPr>
          <w:rFonts w:ascii="Lato" w:eastAsia="Lato" w:hAnsi="Lato" w:cs="Lato"/>
        </w:rPr>
      </w:pPr>
      <w:r>
        <w:rPr>
          <w:rFonts w:ascii="Lato" w:eastAsia="Lato" w:hAnsi="Lato" w:cs="Lato"/>
          <w:b/>
          <w:bCs/>
        </w:rPr>
        <w:t>3.08</w:t>
      </w:r>
      <w:r>
        <w:rPr>
          <w:rFonts w:ascii="Lato" w:eastAsia="Lato" w:hAnsi="Lato" w:cs="Lato"/>
          <w:b/>
          <w:bCs/>
        </w:rPr>
        <w:tab/>
        <w:t>Condition and Sufficiency of Assets</w:t>
      </w:r>
      <w:r>
        <w:rPr>
          <w:rFonts w:ascii="Lato" w:eastAsia="Lato" w:hAnsi="Lato" w:cs="Lato"/>
        </w:rPr>
        <w:t>.  Since the Balance Sheet Date, Seller has not sold, transferred or disposed of any assets, other than sales of Inventory in the ordinary course of business consistent with past practice. Each item of Tangible Personal Property is structurally sound, is in good operating condition and repair, and is adequate for the uses to which it is being put, and no item of Tangible Personal Property is in need of maintenance or repairs except for ordinary, routine maintenance and repairs that are not material in nature or cost. The Purchased Assets are sufficient for the continued conduct of the Business after the Closing in substantially the same manner as conducted prior to the Closing and constitute all of the rights, property, and assets necessary to conduct the Business as currently conducted. None of the Excluded Assets are material to the Business.</w:t>
      </w:r>
    </w:p>
    <w:p w14:paraId="341BFE68" w14:textId="77777777" w:rsidR="005264D3" w:rsidRDefault="005264D3">
      <w:pPr>
        <w:spacing w:line="240" w:lineRule="auto"/>
        <w:rPr>
          <w:rFonts w:ascii="Lato" w:eastAsia="Lato" w:hAnsi="Lato" w:cs="Lato"/>
        </w:rPr>
      </w:pPr>
    </w:p>
    <w:p w14:paraId="30FBAC08" w14:textId="77777777" w:rsidR="005264D3" w:rsidRDefault="00000000">
      <w:pPr>
        <w:spacing w:line="240" w:lineRule="auto"/>
        <w:rPr>
          <w:rFonts w:ascii="Lato" w:eastAsia="Lato" w:hAnsi="Lato" w:cs="Lato"/>
          <w:b/>
          <w:bCs/>
        </w:rPr>
      </w:pPr>
      <w:r>
        <w:rPr>
          <w:rFonts w:ascii="Lato" w:eastAsia="Lato" w:hAnsi="Lato" w:cs="Lato"/>
          <w:b/>
          <w:bCs/>
        </w:rPr>
        <w:t>3.09</w:t>
      </w:r>
      <w:r>
        <w:rPr>
          <w:rFonts w:ascii="Lato" w:eastAsia="Lato" w:hAnsi="Lato" w:cs="Lato"/>
          <w:b/>
          <w:bCs/>
        </w:rPr>
        <w:tab/>
        <w:t>Intentionally Omitted</w:t>
      </w:r>
    </w:p>
    <w:p w14:paraId="420376FD" w14:textId="77777777" w:rsidR="005264D3" w:rsidRDefault="005264D3">
      <w:pPr>
        <w:spacing w:line="240" w:lineRule="auto"/>
        <w:rPr>
          <w:rFonts w:ascii="Lato" w:eastAsia="Lato" w:hAnsi="Lato" w:cs="Lato"/>
        </w:rPr>
      </w:pPr>
    </w:p>
    <w:p w14:paraId="19F897B6" w14:textId="77777777" w:rsidR="005264D3" w:rsidRDefault="00000000">
      <w:pPr>
        <w:spacing w:line="240" w:lineRule="auto"/>
        <w:rPr>
          <w:rFonts w:ascii="Lato" w:eastAsia="Lato" w:hAnsi="Lato" w:cs="Lato"/>
        </w:rPr>
      </w:pPr>
      <w:r>
        <w:rPr>
          <w:rFonts w:ascii="Lato" w:eastAsia="Lato" w:hAnsi="Lato" w:cs="Lato"/>
          <w:b/>
          <w:bCs/>
        </w:rPr>
        <w:t>3.10</w:t>
      </w:r>
      <w:r>
        <w:rPr>
          <w:rFonts w:ascii="Lato" w:eastAsia="Lato" w:hAnsi="Lato" w:cs="Lato"/>
          <w:b/>
          <w:bCs/>
        </w:rPr>
        <w:tab/>
        <w:t>Material Customers and Suppliers</w:t>
      </w:r>
      <w:r>
        <w:rPr>
          <w:rFonts w:ascii="Lato" w:eastAsia="Lato" w:hAnsi="Lato" w:cs="Lato"/>
        </w:rPr>
        <w:t>.  Section 3.10 of the Disclosure Schedules sets forth a list of the twenty (20) largest customers (the “Material Customers”) and the twenty (20) largest suppliers (the “Material Suppliers”) of Seller, as measured by the dollar amount of purchases therefrom or thereby, during each of the fiscal years ending on December 31 of 2020, 2021, and 2022, showing the approximate total sales by Seller to each such customer and the approximate total purchases by Seller and their subsidiaries from each such supplier, during such period. No Material Customer or Material Supplier has terminated its relationship with Seller or materially reduced or changed the pricing or other terms of its business with Seller and no Material Customer or Material Supplier has notified Seller that it intends to terminate or materially reduce or change the pricing or other terms of its business with Seller. Section 1.01(m) of the Disclosure Schedules sets forth a true and correct list of the Customers of the Business as of the Closing Date.</w:t>
      </w:r>
    </w:p>
    <w:p w14:paraId="70E0E5C0" w14:textId="77777777" w:rsidR="005264D3" w:rsidRDefault="005264D3">
      <w:pPr>
        <w:spacing w:line="240" w:lineRule="auto"/>
        <w:rPr>
          <w:rFonts w:ascii="Lato" w:eastAsia="Lato" w:hAnsi="Lato" w:cs="Lato"/>
        </w:rPr>
      </w:pPr>
    </w:p>
    <w:p w14:paraId="7EDADF45" w14:textId="77777777" w:rsidR="005264D3" w:rsidRDefault="00000000">
      <w:pPr>
        <w:spacing w:line="240" w:lineRule="auto"/>
        <w:rPr>
          <w:rFonts w:ascii="Lato" w:eastAsia="Lato" w:hAnsi="Lato" w:cs="Lato"/>
        </w:rPr>
      </w:pPr>
      <w:r>
        <w:rPr>
          <w:rFonts w:ascii="Lato" w:eastAsia="Lato" w:hAnsi="Lato" w:cs="Lato"/>
          <w:b/>
          <w:bCs/>
        </w:rPr>
        <w:t>3.11</w:t>
      </w:r>
      <w:r>
        <w:rPr>
          <w:rFonts w:ascii="Lato" w:eastAsia="Lato" w:hAnsi="Lato" w:cs="Lato"/>
          <w:b/>
          <w:bCs/>
        </w:rPr>
        <w:tab/>
        <w:t>Legal Proceedings; Governmental Orders</w:t>
      </w:r>
      <w:r>
        <w:rPr>
          <w:rFonts w:ascii="Lato" w:eastAsia="Lato" w:hAnsi="Lato" w:cs="Lato"/>
        </w:rPr>
        <w:t xml:space="preserve">. There are no (and there have not been at any time in the past five (5) years any) claims, actions, causes of action, demands, lawsuits, arbitrations, inquiries, audits, notices of violation, proceedings, litigation, citations, summons, subpoenas, or investigations of any nature, whether at law or in equity (collectively, “Actions”) pending or, to Seller’s Knowledge, threatened against or by Seller: (a) relating to or affecting the Business, the Purchased Assets, or the Assumed Liabilities; or (b) that challenge or seek to prevent, enjoin, or otherwise delay the transactions contemplated by this Agreement. No event has occurred, or circumstances exist that may give rise to, or serve as a basis for, any such Action. No Seller (or any of the officers, directors, managers, employees or independent contractors of Seller with respect to its business activities on behalf of Seller) is subject to any Governmental Order against, relating to, or affecting the Business or the Purchased Assets. </w:t>
      </w:r>
    </w:p>
    <w:p w14:paraId="2DB46941" w14:textId="77777777" w:rsidR="005264D3" w:rsidRDefault="005264D3">
      <w:pPr>
        <w:spacing w:line="240" w:lineRule="auto"/>
        <w:rPr>
          <w:rFonts w:ascii="Lato" w:eastAsia="Lato" w:hAnsi="Lato" w:cs="Lato"/>
        </w:rPr>
      </w:pPr>
    </w:p>
    <w:p w14:paraId="7D36C0F2" w14:textId="77777777" w:rsidR="005264D3" w:rsidRDefault="00000000">
      <w:pPr>
        <w:spacing w:line="240" w:lineRule="auto"/>
        <w:rPr>
          <w:rFonts w:ascii="Lato" w:eastAsia="Lato" w:hAnsi="Lato" w:cs="Lato"/>
        </w:rPr>
      </w:pPr>
      <w:r>
        <w:rPr>
          <w:rFonts w:ascii="Lato" w:eastAsia="Lato" w:hAnsi="Lato" w:cs="Lato"/>
          <w:b/>
          <w:bCs/>
        </w:rPr>
        <w:t>3.12</w:t>
      </w:r>
      <w:r>
        <w:rPr>
          <w:rFonts w:ascii="Lato" w:eastAsia="Lato" w:hAnsi="Lato" w:cs="Lato"/>
          <w:b/>
          <w:bCs/>
        </w:rPr>
        <w:tab/>
        <w:t>Compliance with Laws</w:t>
      </w:r>
      <w:r>
        <w:rPr>
          <w:rFonts w:ascii="Lato" w:eastAsia="Lato" w:hAnsi="Lato" w:cs="Lato"/>
        </w:rPr>
        <w:t>.  With respect to the conduct of the Business and the ownership and use of the Purchased Assets: (a) Seller is (and have been at all times during the past five (5) years) in compliance with all Laws; (b) within the past five (5) years, Seller have not received any written notice of or been charged with the violation of any Laws; and (c) to Seller’s Knowledge, Seller is not under investigation with respect to the violation of any Laws. To Seller’s Knowledge, there are no facts or circumstances that could form the basis for any violation of Law or other requirement of a Governmental Authority.</w:t>
      </w:r>
    </w:p>
    <w:p w14:paraId="3894F80E" w14:textId="77777777" w:rsidR="005264D3" w:rsidRDefault="005264D3">
      <w:pPr>
        <w:spacing w:line="240" w:lineRule="auto"/>
        <w:rPr>
          <w:rFonts w:ascii="Lato" w:eastAsia="Lato" w:hAnsi="Lato" w:cs="Lato"/>
        </w:rPr>
      </w:pPr>
    </w:p>
    <w:p w14:paraId="45FCF98B" w14:textId="77777777" w:rsidR="005264D3" w:rsidRDefault="00000000">
      <w:pPr>
        <w:spacing w:line="240" w:lineRule="auto"/>
        <w:rPr>
          <w:rFonts w:ascii="Lato" w:eastAsia="Lato" w:hAnsi="Lato" w:cs="Lato"/>
        </w:rPr>
      </w:pPr>
      <w:r>
        <w:rPr>
          <w:rFonts w:ascii="Lato" w:eastAsia="Lato" w:hAnsi="Lato" w:cs="Lato"/>
          <w:b/>
          <w:bCs/>
        </w:rPr>
        <w:t>3.13</w:t>
      </w:r>
      <w:r>
        <w:rPr>
          <w:rFonts w:ascii="Lato" w:eastAsia="Lato" w:hAnsi="Lato" w:cs="Lato"/>
          <w:b/>
          <w:bCs/>
        </w:rPr>
        <w:tab/>
        <w:t>Taxes</w:t>
      </w:r>
      <w:r>
        <w:rPr>
          <w:rFonts w:ascii="Lato" w:eastAsia="Lato" w:hAnsi="Lato" w:cs="Lato"/>
        </w:rPr>
        <w:t>.  All Taxes due and owing by Seller have been timely paid or have been reserved against on the Financial Statements. No extensions or waivers of statutes of limitations have been given or requested with respect to any Taxes of Seller. All Tax Returns with respect to the Business required to be filed by Seller for any tax periods prior to Closing have been timely filed. Such Tax Returns are, or will be, true, complete, and correct in all respects. None of the transactions contemplated hereby is subject to withholding under Section 1445 of the United States Internal Revenue Code of 1986, as amended.</w:t>
      </w:r>
    </w:p>
    <w:p w14:paraId="14FE15C7" w14:textId="77777777" w:rsidR="005264D3" w:rsidRDefault="005264D3">
      <w:pPr>
        <w:spacing w:line="240" w:lineRule="auto"/>
        <w:rPr>
          <w:rFonts w:ascii="Lato" w:eastAsia="Lato" w:hAnsi="Lato" w:cs="Lato"/>
        </w:rPr>
      </w:pPr>
    </w:p>
    <w:p w14:paraId="72962352" w14:textId="77777777" w:rsidR="005264D3" w:rsidRDefault="00000000">
      <w:pPr>
        <w:spacing w:line="240" w:lineRule="auto"/>
        <w:rPr>
          <w:rFonts w:ascii="Lato" w:eastAsia="Lato" w:hAnsi="Lato" w:cs="Lato"/>
        </w:rPr>
      </w:pPr>
      <w:r>
        <w:rPr>
          <w:rFonts w:ascii="Lato" w:eastAsia="Lato" w:hAnsi="Lato" w:cs="Lato"/>
          <w:b/>
          <w:bCs/>
        </w:rPr>
        <w:t>3.14</w:t>
      </w:r>
      <w:r>
        <w:rPr>
          <w:rFonts w:ascii="Lato" w:eastAsia="Lato" w:hAnsi="Lato" w:cs="Lato"/>
          <w:b/>
          <w:bCs/>
        </w:rPr>
        <w:tab/>
        <w:t>Intellectual Property.</w:t>
      </w:r>
      <w:r>
        <w:rPr>
          <w:rFonts w:ascii="Lato" w:eastAsia="Lato" w:hAnsi="Lato" w:cs="Lato"/>
        </w:rPr>
        <w:t xml:space="preserve">  Section 3.14 of the Disclosure Schedules contains a list or depiction of (a) all the Intellectual Property Assets that are used in the conduct of the Business as currently conducted and (b) all registrations relating to the Intellectual Property Assets. All required filings and fees related to the Intellectual Property Assets have been made and remitted. Seller is the sole and exclusive legal and beneficial owner of all right, title and interest in and to the Intellectual Property Assets and have the valid and enforceable right to use all other intellectual property used in or necessary for the conduct of the Business as currently conducted, in each case, free and clear of Encumbrances. The operation of the Business is not infringing or violating the intellectual property rights of any other Person. Seller have not received any communications alleging that any of the Intellectual Property Assets has violated or, by conducting the Business as currently conducted or as proposed to be conducted, would violate any of the patents, trademarks, service marks, trade names, domain names, copyrights, trade secrets or other proprietary rights or processes of any other Person. To Seller’s Knowledge, none of Seller’s employees is obligated under any contract (including licenses, covenants or commitments of any nature) or other agreement that would interfere with the use of such employee’s best efforts to promote the interest of Seller or that would conflict with the Business.</w:t>
      </w:r>
    </w:p>
    <w:p w14:paraId="04D5EB31" w14:textId="77777777" w:rsidR="005264D3" w:rsidRDefault="005264D3">
      <w:pPr>
        <w:spacing w:line="240" w:lineRule="auto"/>
        <w:rPr>
          <w:rFonts w:ascii="Lato" w:eastAsia="Lato" w:hAnsi="Lato" w:cs="Lato"/>
        </w:rPr>
      </w:pPr>
    </w:p>
    <w:p w14:paraId="1DAC6795" w14:textId="77777777" w:rsidR="005264D3" w:rsidRDefault="00000000">
      <w:pPr>
        <w:spacing w:line="240" w:lineRule="auto"/>
        <w:rPr>
          <w:rFonts w:ascii="Lato" w:eastAsia="Lato" w:hAnsi="Lato" w:cs="Lato"/>
        </w:rPr>
      </w:pPr>
      <w:r>
        <w:rPr>
          <w:rFonts w:ascii="Lato" w:eastAsia="Lato" w:hAnsi="Lato" w:cs="Lato"/>
          <w:b/>
          <w:bCs/>
        </w:rPr>
        <w:t>3.15</w:t>
      </w:r>
      <w:r>
        <w:rPr>
          <w:rFonts w:ascii="Lato" w:eastAsia="Lato" w:hAnsi="Lato" w:cs="Lato"/>
          <w:b/>
          <w:bCs/>
        </w:rPr>
        <w:tab/>
        <w:t>Real Property</w:t>
      </w:r>
      <w:r>
        <w:rPr>
          <w:rFonts w:ascii="Lato" w:eastAsia="Lato" w:hAnsi="Lato" w:cs="Lato"/>
        </w:rPr>
        <w:t>.  Section 3.15 of the Disclosure Schedules sets forth a brief description of all real properties leased by Seller that are included in the Purchased Assets (together with all fixtures and improvements thereon, collectively, the “Leased Real Property”). Seller have delivered or otherwise made available to Purchaser true, correct and complete copies of each lease pertaining to the Leased Real Property (collectively, the “Real Property Leases”). Seller do not own, nor have they since their formation owned, any real property. The Leased Real Property constitutes all interests in real property currently used or held for use in the operation of the Business. Seller have a valid and enforceable leasehold interest in the Leased Real Property under the Real Property Leases, and the Real Property Leases are in full force and effect. Seller have not granted to any Person any sublicense or right of occupancy with respect to any of the Leased Real Property. Seller have not received written notice from the landlord or lessor under any Real Property Lease of any breach, default or event that with notice or lapse of time, or both, would constitute a default under any Real Property Lease by Seller. No portion of the Leased Real Property, or any building or improvement located thereon, violates any Law, including those Laws relating to zoning, building, land use, environmental, health and safety, fire, air, sanitation and noise control. No Leased Real Property is subject to (i) any Governmental Order (or, to Seller’s Knowledge, threatened or proposed Governmental Order) or (ii) any rights of way, building use restrictions, exceptions, variances, reservations or limitations of any nature whatsoever. There does not exist any actual or, to Seller’s Knowledge, threatened or contemplated condemnation or eminent domain proceedings that affect any Leased Real Property or any part thereof, and no Seller has received any notice, oral or written, of the intention of any Governmental Authority or other Person to take or use all or any part thereof. The improvements and fixtures on the Leased Real Property are in good operating condition and in a state of good maintenance and repair and are adequate and suitable for the purposes for which they are presently being used and intended to be used. No event or condition has occurred that would cause Seller (and after the Closing, Purchaser) to receive a return of less than the full security deposit being held by the Landlord at the expiration of the lease for the Leased Real Property.</w:t>
      </w:r>
    </w:p>
    <w:p w14:paraId="7A0E7C1E" w14:textId="77777777" w:rsidR="005264D3" w:rsidRDefault="005264D3">
      <w:pPr>
        <w:spacing w:line="240" w:lineRule="auto"/>
        <w:rPr>
          <w:rFonts w:ascii="Lato" w:eastAsia="Lato" w:hAnsi="Lato" w:cs="Lato"/>
          <w:b/>
          <w:bCs/>
        </w:rPr>
      </w:pPr>
    </w:p>
    <w:p w14:paraId="18BC858F" w14:textId="77777777" w:rsidR="005264D3" w:rsidRDefault="00000000">
      <w:pPr>
        <w:spacing w:line="240" w:lineRule="auto"/>
        <w:rPr>
          <w:rFonts w:ascii="Lato" w:eastAsia="Lato" w:hAnsi="Lato" w:cs="Lato"/>
        </w:rPr>
      </w:pPr>
      <w:r>
        <w:rPr>
          <w:rFonts w:ascii="Lato" w:eastAsia="Lato" w:hAnsi="Lato" w:cs="Lato"/>
          <w:b/>
          <w:bCs/>
        </w:rPr>
        <w:t>3.16</w:t>
      </w:r>
      <w:r>
        <w:rPr>
          <w:rFonts w:ascii="Lato" w:eastAsia="Lato" w:hAnsi="Lato" w:cs="Lato"/>
          <w:b/>
          <w:bCs/>
        </w:rPr>
        <w:tab/>
        <w:t>Employment</w:t>
      </w:r>
      <w:r>
        <w:rPr>
          <w:rFonts w:ascii="Lato" w:eastAsia="Lato" w:hAnsi="Lato" w:cs="Lato"/>
        </w:rPr>
        <w:t xml:space="preserve">.  Section 3.16 of the Disclosure Schedules contains a list of all Persons who are employees, independent contractors or consultants of the Business as of the date hereof, including any employee who is on a leave of absence of any nature, paid or unpaid, authorized or unauthorized, and sets forth for each such individual the following: (i) name; (ii) title or position (including whether full or part time); (iii) hire date; (iv) current annual base compensation rate; (v) commission, bonus or other incentive-based compensation; and (vi) a description of the fringe benefits provided to each such individual as of the date hereof. As of the date hereof, all compensation, including wages, commissions and bonuses payable to all employees, independent contractors or consultants of the Business for services performed on or prior to the date hereof have been paid in full and there are no outstanding agreements, understandings or commitments of Seller with respect to any compensation. Seller is in compliance with all applicable Laws pertaining to employment and employment practices to the extent they relate to employees of the Business, including immigration Laws, wage and hour Laws, worker’s compensation Laws and employment discrimination Laws. No Seller has made any verbal commitments to any officer, employee, former employee, manager consultant or independent contractor of Seller with respect to compensation, promotion, retention, termination, severance bonus or similar matters in connection with the transactions contemplated hereby or otherwise. No Seller is a party to any collective bargaining agreement, Contract or legally binding commitment to any trade union or employee organization or group in respect of or affecting employees. No Seller is currently engaged in any negotiation with any trade union or employee organization. No Seller has misclassified any Person as (i) an independent contractor rather than as an employee, or (ii) an employee exempt from state, federal, provincial or other applicable overtime regulations. </w:t>
      </w:r>
    </w:p>
    <w:p w14:paraId="135C7FC4" w14:textId="77777777" w:rsidR="005264D3" w:rsidRDefault="005264D3">
      <w:pPr>
        <w:spacing w:line="240" w:lineRule="auto"/>
        <w:rPr>
          <w:rFonts w:ascii="Lato" w:eastAsia="Lato" w:hAnsi="Lato" w:cs="Lato"/>
          <w:b/>
          <w:bCs/>
        </w:rPr>
      </w:pPr>
    </w:p>
    <w:p w14:paraId="5E9E3A3F" w14:textId="77777777" w:rsidR="005264D3" w:rsidRDefault="00000000">
      <w:pPr>
        <w:spacing w:line="240" w:lineRule="auto"/>
        <w:rPr>
          <w:rFonts w:ascii="Lato" w:eastAsia="Lato" w:hAnsi="Lato" w:cs="Lato"/>
        </w:rPr>
      </w:pPr>
      <w:r>
        <w:rPr>
          <w:rFonts w:ascii="Lato" w:eastAsia="Lato" w:hAnsi="Lato" w:cs="Lato"/>
          <w:b/>
          <w:bCs/>
        </w:rPr>
        <w:t>3.17</w:t>
      </w:r>
      <w:r>
        <w:rPr>
          <w:rFonts w:ascii="Lato" w:eastAsia="Lato" w:hAnsi="Lato" w:cs="Lato"/>
          <w:b/>
          <w:bCs/>
        </w:rPr>
        <w:tab/>
        <w:t>Benefits</w:t>
      </w:r>
      <w:r>
        <w:rPr>
          <w:rFonts w:ascii="Lato" w:eastAsia="Lato" w:hAnsi="Lato" w:cs="Lato"/>
        </w:rPr>
        <w:t>.  Section 3.17 of the Disclosure Schedules contains a true and complete list of each pension, benefit, retirement, compensation, employment, consulting, profit-sharing, deferred compensation, incentive, bonus, performance award, phantom equity, stock or stock-based, change in control, retention, severance, vacation, paid time off, welfare, fringe-benefit and other similar agreement, plan, policy, program or arrangement (and any amendments thereto), in each case whether or not reduced to writing and whether funded or unfunded, including each “employee benefit plan” within the meaning of Section 3(3) of ERISA, whether or not tax-qualified and whether or not subject to ERISA, which is or has been maintained, sponsored, contributed to, or required to be contributed to by Seller for the benefit of any current or former employee, officer, director, retiree, independent contractor or consultant of the Business or any spouse or dependent of such individual, or under which Seller or any of their ERISA Affiliates has or may have any Liability, or with respect to which Purchaser or any of its Affiliates would reasonably be expected to have any liability, contingent or otherwise (each, a “Benefit Plan”). With respect to any Benefit Plan, Seller have made available to Purchaser accurate, current and complete copies of each of the following: (i) where the Benefit Plan has been reduced to writing, the plan document together with all amendments; (ii) where the Benefit Plan has not been reduced to writing, a summary of all material plan terms; (iii) where applicable, copies of any trust agreements or other funding arrangements, custodial agreements, insurance policies and contracts, administration agreements and similar agreements, and investment management or investment advisory agreements, now in effect or required in the future as a result of the transactions contemplated by this Agreement or otherwise; and (iv) copies of any summary plan descriptions, summaries of material modifications, employee handbooks and any other written communications (or a description of any oral communications) relating to any Benefit Plan. Each Benefit Plan and related trust has been established, administered and maintained in accordance with its terms and in compliance with all applicable Laws. There are no Liabilities with respect to any Benefit Plan.</w:t>
      </w:r>
    </w:p>
    <w:p w14:paraId="772D7DFE" w14:textId="77777777" w:rsidR="005264D3" w:rsidRDefault="005264D3">
      <w:pPr>
        <w:spacing w:line="240" w:lineRule="auto"/>
        <w:rPr>
          <w:rFonts w:ascii="Lato" w:eastAsia="Lato" w:hAnsi="Lato" w:cs="Lato"/>
        </w:rPr>
      </w:pPr>
    </w:p>
    <w:p w14:paraId="274763D3" w14:textId="77777777" w:rsidR="005264D3" w:rsidRDefault="00000000">
      <w:pPr>
        <w:spacing w:line="240" w:lineRule="auto"/>
        <w:rPr>
          <w:rFonts w:ascii="Lato" w:eastAsia="Lato" w:hAnsi="Lato" w:cs="Lato"/>
        </w:rPr>
      </w:pPr>
      <w:r>
        <w:rPr>
          <w:rFonts w:ascii="Lato" w:eastAsia="Lato" w:hAnsi="Lato" w:cs="Lato"/>
          <w:b/>
          <w:bCs/>
        </w:rPr>
        <w:t>3.18</w:t>
      </w:r>
      <w:r>
        <w:rPr>
          <w:rFonts w:ascii="Lato" w:eastAsia="Lato" w:hAnsi="Lato" w:cs="Lato"/>
          <w:b/>
          <w:bCs/>
        </w:rPr>
        <w:tab/>
        <w:t>Permits</w:t>
      </w:r>
      <w:r>
        <w:rPr>
          <w:rFonts w:ascii="Lato" w:eastAsia="Lato" w:hAnsi="Lato" w:cs="Lato"/>
        </w:rPr>
        <w:t>.  Section 3.18 of the Disclosure Schedules sets forth a list of the Permits currently held or being applied for by Seller in connection with the conduct of the Business. Prior to and as of Closing, Seller held the material Permits required for the operation of the Business as presently conducted. Seller have not received written notice that it is in material default or violation of any term, condition or provision of any Permit. Seller have not received written notice that any such Permit is not in full force and effect, and no claim or proceeding is pending or threatened to revoke or limit any such Permit.</w:t>
      </w:r>
    </w:p>
    <w:p w14:paraId="78CD5484" w14:textId="77777777" w:rsidR="005264D3" w:rsidRDefault="005264D3">
      <w:pPr>
        <w:spacing w:line="240" w:lineRule="auto"/>
        <w:rPr>
          <w:rFonts w:ascii="Lato" w:eastAsia="Lato" w:hAnsi="Lato" w:cs="Lato"/>
        </w:rPr>
      </w:pPr>
    </w:p>
    <w:p w14:paraId="78303500" w14:textId="77777777" w:rsidR="005264D3" w:rsidRDefault="00000000">
      <w:pPr>
        <w:spacing w:line="240" w:lineRule="auto"/>
        <w:rPr>
          <w:rFonts w:ascii="Lato" w:eastAsia="Lato" w:hAnsi="Lato" w:cs="Lato"/>
        </w:rPr>
      </w:pPr>
      <w:r>
        <w:rPr>
          <w:rFonts w:ascii="Lato" w:eastAsia="Lato" w:hAnsi="Lato" w:cs="Lato"/>
          <w:b/>
          <w:bCs/>
        </w:rPr>
        <w:t>3.19</w:t>
      </w:r>
      <w:r>
        <w:rPr>
          <w:rFonts w:ascii="Lato" w:eastAsia="Lato" w:hAnsi="Lato" w:cs="Lato"/>
          <w:b/>
          <w:bCs/>
        </w:rPr>
        <w:tab/>
        <w:t>Insurance</w:t>
      </w:r>
      <w:r>
        <w:rPr>
          <w:rFonts w:ascii="Lato" w:eastAsia="Lato" w:hAnsi="Lato" w:cs="Lato"/>
        </w:rPr>
        <w:t>.  Section 3.19 of the Disclosure Schedules sets forth (a) a true and complete list of all current policies or binders of fire, liability, product liability, umbrella liability, real and personal property, workers’ compensation, vehicular, fiduciary liability and other casualty and property insurance maintained by Seller or their Affiliates and relating to the Business, the Purchased Assets or the Assumed Liabilities (collectively, the “Insurance Policies”); and (b) with respect to the Business, the Purchased Assets or the Assumed Liabilities, a list of all pending claims and the claims history for Seller since January 1, 2016. There are no claims related to the Business, the Purchased Assets or the Assumed Liabilities pending under any such Insurance Policies as to which coverage has been questioned, denied or disputed or in respect of which there is an outstanding reservation of rights. None of Seller nor any of their Affiliates has received any written notice of cancellation of, premium increase with respect to, or alteration of coverage under, any of such Insurance Policies. All premiums due on such Insurance Policies have either been paid or, if not yet due, accrued. All such Insurance Policies (a) are in full force and effect and enforceable in accordance with their terms; (b) are provided by carriers who are financially solvent; and (c) have not been subject to any lapse in coverage. None of Seller or any of their Affiliates is in default under, or has otherwise failed to comply with, in any material respect, any provision contained in any such Insurance Policy. The Insurance Policies are of the type and in the amounts customarily carried by Persons conducting a business similar to the Business and are sufficient for compliance with all applicable Laws and Contracts to which Seller is a party or by which it is bound. True and complete copies of the Insurance Policies have been made available to Purchaser.</w:t>
      </w:r>
    </w:p>
    <w:p w14:paraId="6C6E3450" w14:textId="77777777" w:rsidR="005264D3" w:rsidRDefault="005264D3">
      <w:pPr>
        <w:spacing w:line="240" w:lineRule="auto"/>
        <w:rPr>
          <w:rFonts w:ascii="Lato" w:eastAsia="Lato" w:hAnsi="Lato" w:cs="Lato"/>
          <w:b/>
          <w:bCs/>
        </w:rPr>
      </w:pPr>
    </w:p>
    <w:p w14:paraId="5AD9CFE1" w14:textId="77777777" w:rsidR="005264D3" w:rsidRDefault="00000000">
      <w:pPr>
        <w:spacing w:line="240" w:lineRule="auto"/>
        <w:rPr>
          <w:rFonts w:ascii="Lato" w:eastAsia="Lato" w:hAnsi="Lato" w:cs="Lato"/>
        </w:rPr>
      </w:pPr>
      <w:r>
        <w:rPr>
          <w:rFonts w:ascii="Lato" w:eastAsia="Lato" w:hAnsi="Lato" w:cs="Lato"/>
          <w:b/>
          <w:bCs/>
        </w:rPr>
        <w:t>3.20</w:t>
      </w:r>
      <w:r>
        <w:rPr>
          <w:rFonts w:ascii="Lato" w:eastAsia="Lato" w:hAnsi="Lato" w:cs="Lato"/>
          <w:b/>
          <w:bCs/>
        </w:rPr>
        <w:tab/>
        <w:t>Anti-Corruption</w:t>
      </w:r>
      <w:r>
        <w:rPr>
          <w:rFonts w:ascii="Lato" w:eastAsia="Lato" w:hAnsi="Lato" w:cs="Lato"/>
        </w:rPr>
        <w:t>.  No Seller nor any of their Affiliates, nor, to Seller’s Knowledge, any Person acting on the behalf of Seller or its Affiliates, has at any time violated, or engaged in any activity, practice or conduct that would violate, any Anti-Corruption Law.</w:t>
      </w:r>
    </w:p>
    <w:p w14:paraId="7108DD73" w14:textId="77777777" w:rsidR="005264D3" w:rsidRDefault="005264D3">
      <w:pPr>
        <w:spacing w:line="240" w:lineRule="auto"/>
        <w:rPr>
          <w:rFonts w:ascii="Lato" w:eastAsia="Lato" w:hAnsi="Lato" w:cs="Lato"/>
        </w:rPr>
      </w:pPr>
    </w:p>
    <w:p w14:paraId="7C24887F" w14:textId="77777777" w:rsidR="005264D3" w:rsidRDefault="00000000">
      <w:pPr>
        <w:spacing w:line="240" w:lineRule="auto"/>
        <w:rPr>
          <w:rFonts w:ascii="Lato" w:eastAsia="Lato" w:hAnsi="Lato" w:cs="Lato"/>
        </w:rPr>
      </w:pPr>
      <w:r>
        <w:rPr>
          <w:rFonts w:ascii="Lato" w:eastAsia="Lato" w:hAnsi="Lato" w:cs="Lato"/>
          <w:b/>
          <w:bCs/>
        </w:rPr>
        <w:t>3.21</w:t>
      </w:r>
      <w:r>
        <w:rPr>
          <w:rFonts w:ascii="Lato" w:eastAsia="Lato" w:hAnsi="Lato" w:cs="Lato"/>
          <w:b/>
          <w:bCs/>
        </w:rPr>
        <w:tab/>
        <w:t>Environmental</w:t>
      </w:r>
      <w:r>
        <w:rPr>
          <w:rFonts w:ascii="Lato" w:eastAsia="Lato" w:hAnsi="Lato" w:cs="Lato"/>
        </w:rPr>
        <w:t>.  With respect to the conduct of the Business and the ownership and use of the Purchased Assets: (a) Seller is (and at all times have been) in compliance with all Environmental Laws; (b) within the past five (5) years, Seller have not received any written notice of or been charged with the violation of any Environmental Laws; (c) to Seller’s Knowledge, Seller is not under investigation with respect to the violation of any Environmental Laws; and (d) there has been no Release of Hazardous Materials in contravention of any Environmental Law.</w:t>
      </w:r>
    </w:p>
    <w:p w14:paraId="20957CEE" w14:textId="77777777" w:rsidR="005264D3" w:rsidRDefault="005264D3">
      <w:pPr>
        <w:spacing w:line="240" w:lineRule="auto"/>
        <w:rPr>
          <w:rFonts w:ascii="Lato" w:eastAsia="Lato" w:hAnsi="Lato" w:cs="Lato"/>
        </w:rPr>
      </w:pPr>
    </w:p>
    <w:p w14:paraId="21E675A1" w14:textId="77777777" w:rsidR="005264D3" w:rsidRDefault="00000000">
      <w:pPr>
        <w:spacing w:line="240" w:lineRule="auto"/>
        <w:rPr>
          <w:rFonts w:ascii="Lato" w:eastAsia="Lato" w:hAnsi="Lato" w:cs="Lato"/>
        </w:rPr>
      </w:pPr>
      <w:r>
        <w:rPr>
          <w:rFonts w:ascii="Lato" w:eastAsia="Lato" w:hAnsi="Lato" w:cs="Lato"/>
          <w:b/>
          <w:bCs/>
        </w:rPr>
        <w:t>3.22</w:t>
      </w:r>
      <w:r>
        <w:rPr>
          <w:rFonts w:ascii="Lato" w:eastAsia="Lato" w:hAnsi="Lato" w:cs="Lato"/>
          <w:b/>
          <w:bCs/>
        </w:rPr>
        <w:tab/>
        <w:t>Brokers</w:t>
      </w:r>
      <w:r>
        <w:rPr>
          <w:rFonts w:ascii="Lato" w:eastAsia="Lato" w:hAnsi="Lato" w:cs="Lato"/>
        </w:rPr>
        <w:t>.  No broker, finder, or investment banker is entitled to any brokerage, finder’s, or other fee or commission in connection with the transactions contemplated by this Agreement or any other Transaction Document based upon arrangements made by or on behalf of Seller.</w:t>
      </w:r>
    </w:p>
    <w:p w14:paraId="213B59B0" w14:textId="77777777" w:rsidR="005264D3" w:rsidRDefault="005264D3">
      <w:pPr>
        <w:spacing w:line="240" w:lineRule="auto"/>
        <w:rPr>
          <w:rFonts w:ascii="Lato" w:eastAsia="Lato" w:hAnsi="Lato" w:cs="Lato"/>
        </w:rPr>
      </w:pPr>
    </w:p>
    <w:p w14:paraId="7CEC7140" w14:textId="77777777" w:rsidR="005264D3" w:rsidRDefault="00000000">
      <w:pPr>
        <w:spacing w:line="240" w:lineRule="auto"/>
        <w:rPr>
          <w:rFonts w:ascii="Lato" w:eastAsia="Lato" w:hAnsi="Lato" w:cs="Lato"/>
        </w:rPr>
      </w:pPr>
      <w:r>
        <w:rPr>
          <w:rFonts w:ascii="Lato" w:eastAsia="Lato" w:hAnsi="Lato" w:cs="Lato"/>
          <w:b/>
          <w:bCs/>
        </w:rPr>
        <w:t>3.23</w:t>
      </w:r>
      <w:r>
        <w:rPr>
          <w:rFonts w:ascii="Lato" w:eastAsia="Lato" w:hAnsi="Lato" w:cs="Lato"/>
          <w:b/>
          <w:bCs/>
        </w:rPr>
        <w:tab/>
        <w:t>Full Disclosure</w:t>
      </w:r>
      <w:r>
        <w:rPr>
          <w:rFonts w:ascii="Lato" w:eastAsia="Lato" w:hAnsi="Lato" w:cs="Lato"/>
        </w:rPr>
        <w:t>.  No representation, warranty or statement contained in this ARTICLE III or the related Disclosure Schedules contains any untrue statement of a material fact or omits to state any material fact necessary to prevent any such representation, warranty or statement from being misleading to Purchaser.</w:t>
      </w:r>
    </w:p>
    <w:p w14:paraId="15C1ACEC" w14:textId="77777777" w:rsidR="005264D3" w:rsidRDefault="00000000">
      <w:pPr>
        <w:spacing w:line="360" w:lineRule="auto"/>
        <w:rPr>
          <w:rFonts w:ascii="Lato" w:eastAsia="Lato" w:hAnsi="Lato" w:cs="Lato"/>
        </w:rPr>
      </w:pPr>
      <w:ins w:id="52" w:author="Stefen Smith" w:date="2025-07-27T22:08:00Z">
        <w:r>
          <w:rPr>
            <w:rFonts w:ascii="Lato" w:eastAsia="Lato" w:hAnsi="Lato" w:cs="Lato"/>
          </w:rPr>
          <w:br/>
        </w:r>
        <w:r>
          <w:rPr>
            <w:rFonts w:ascii="Lato" w:eastAsia="Lato" w:hAnsi="Lato" w:cs="Lato"/>
          </w:rPr>
          <w:br/>
        </w:r>
      </w:ins>
      <w:ins w:id="53" w:author="Seer Productions" w:date="2025-07-28T14:01:00Z">
        <w:r>
          <w:rPr>
            <w:rFonts w:ascii="Lato" w:eastAsia="Lato" w:hAnsi="Lato" w:cs="Lato"/>
          </w:rPr>
          <w:t>Now what I want you to do is I want to learn more information about the Samaritan Village staff and board members. I want to get back around information on each person that's on the staff and on the board so I can better understand who's all on there and what those people do for work and what do they do in a service volunteer space as well for their history how if you put that together for me and write it up in a Word document of each person that would be great. this will help us to expand in this space to be able to get potential referrals from these people in the future.</w:t>
        </w:r>
        <w:del w:id="54" w:author="Seer Productions" w:date="2025-07-28T14:01:00Z">
          <w:r>
            <w:rPr>
              <w:rFonts w:ascii="Lato" w:eastAsia="Lato" w:hAnsi="Lato" w:cs="Lato"/>
            </w:rPr>
            <w:delText>Now look at my inbox and reply back to everyone that sent me a message. evaluate what you know about senior Productions and our needs and our goals for the future and respond accordingly to the individuals that have message me in this inbox. and after you are done writing the emails you can send it off to them as well. if you need to investigate or evaluate their company and what they do and see if it's a good fit for us then do so. majority of these connections will be a very first conversation so we meeting new business owners a part of this group so definitely keep that in mind nothing too serious will be bought unless it fits within the Dynamics of our strategy.</w:delText>
          </w:r>
        </w:del>
      </w:ins>
      <w:ins w:id="55" w:author="Stefen Smith" w:date="2025-07-27T22:08:00Z">
        <w:del w:id="56" w:author="Seer Productions" w:date="2025-07-28T14:01:00Z">
          <w:r>
            <w:rPr>
              <w:rFonts w:ascii="Lato" w:eastAsia="Lato" w:hAnsi="Lato" w:cs="Lato"/>
            </w:rPr>
            <w:delText>But I like for you to do is to set up meetings with people that match with my business on this website. I want you to schedule all the all the meetings or at least put in requests for me it is in between July 29th and August 1st all the meetings request that you should do should be in between 10:00am and 3:00 p.m. there are</w:delText>
          </w:r>
        </w:del>
      </w:ins>
    </w:p>
    <w:sectPr w:rsidR="005264D3">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ontrarian Community" w:date="2024-01-12T20:39:00Z" w:initials="">
    <w:p w14:paraId="42139933"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 comments like this one to see how you should edit the text.</w:t>
      </w:r>
    </w:p>
  </w:comment>
  <w:comment w:id="5" w:author="Contrarian Community" w:date="2023-12-12T23:28:00Z" w:initials="">
    <w:p w14:paraId="04E90D9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is for purchasing the business. You can tweak this language to acquire only select assets of the business. For example, if you were purchasing only equipment, the staff, etc.</w:t>
      </w:r>
    </w:p>
  </w:comment>
  <w:comment w:id="6" w:author="Contrarian Community" w:date="2023-12-12T23:29:00Z" w:initials="">
    <w:p w14:paraId="7BBB78C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the bracketed language for stock/membership interest acquisition.</w:t>
      </w:r>
    </w:p>
  </w:comment>
  <w:comment w:id="7" w:author="Contrarian Community" w:date="2023-12-12T23:30:00Z" w:initials="">
    <w:p w14:paraId="62154E18"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Note: While the deal terms for the Proposed Transaction will be non-binding, a buyer should seek to have certain provisions in the LOI be legally binding. Section 2 (diligence access) should be binding because the buyer is spending time and money to commence and complete diligence. It is also critical that confidentiality and exclusivity obligations be legally binding on the seller. Section references should be updated based on any provisions that are removed or added.</w:t>
      </w:r>
    </w:p>
  </w:comment>
  <w:comment w:id="8" w:author="Contrarian Community" w:date="2023-12-12T23:32:00Z" w:initials="">
    <w:p w14:paraId="6661ECD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Delete this section if you're not using it. Edit the text to be specific to your situation.</w:t>
      </w:r>
    </w:p>
  </w:comment>
  <w:comment w:id="9" w:author="Contrarian Community" w:date="2023-12-12T23:38:00Z" w:initials="">
    <w:p w14:paraId="55C72907"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 xml:space="preserve">Include bracketed language for asset acquisition. Use language for asset acquisition if the purchase price is "unadjusted", which provides the buyer with the flexibility to acquire the assets or stock depending on tax benefits and other considerations. </w:t>
      </w:r>
    </w:p>
    <w:p w14:paraId="547DCB3B" w14:textId="77777777" w:rsidR="005264D3" w:rsidRDefault="005264D3">
      <w:pPr>
        <w:widowControl w:val="0"/>
        <w:pBdr>
          <w:top w:val="nil"/>
          <w:left w:val="nil"/>
          <w:bottom w:val="nil"/>
          <w:right w:val="nil"/>
          <w:between w:val="nil"/>
        </w:pBdr>
        <w:spacing w:line="240" w:lineRule="auto"/>
        <w:rPr>
          <w:color w:val="000000"/>
        </w:rPr>
      </w:pPr>
    </w:p>
    <w:p w14:paraId="78EA8087" w14:textId="77777777" w:rsidR="005264D3" w:rsidRDefault="00000000">
      <w:pPr>
        <w:widowControl w:val="0"/>
        <w:pBdr>
          <w:top w:val="nil"/>
          <w:left w:val="nil"/>
          <w:bottom w:val="nil"/>
          <w:right w:val="nil"/>
          <w:between w:val="nil"/>
        </w:pBdr>
        <w:spacing w:line="240" w:lineRule="auto"/>
        <w:rPr>
          <w:color w:val="000000"/>
        </w:rPr>
      </w:pPr>
      <w:r>
        <w:rPr>
          <w:color w:val="000000"/>
        </w:rPr>
        <w:t>Wick Phillips (my attorneys) can provide specific advice to its clients on how to structure a transaction based on the nature of the target business and the assets, exit strategy, and other factors.</w:t>
      </w:r>
    </w:p>
  </w:comment>
  <w:comment w:id="10" w:author="Contrarian Community" w:date="2023-12-12T23:36:00Z" w:initials="">
    <w:p w14:paraId="5751C30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this text if the Company is a corporation. Delete if the Company is a limited liability company.</w:t>
      </w:r>
    </w:p>
  </w:comment>
  <w:comment w:id="11" w:author="Contrarian Community" w:date="2023-12-12T23:39:00Z" w:initials="">
    <w:p w14:paraId="76B4242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this text if the Company is a limited liability company. Delete if the Company is a corporation.</w:t>
      </w:r>
    </w:p>
  </w:comment>
  <w:comment w:id="12" w:author="Contrarian Community" w:date="2023-12-12T23:40:00Z" w:initials="">
    <w:p w14:paraId="77DCF8D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the bracketed language if the transaction contemplates a requirement for the seller to deliver working capital. The appropriateness of a working capital adjustment varies for every transaction. A purchase price adjustment based on the working capital (current assets minus current liabilities) of the target company or business. This is the most common type of purchase price adjustment. Most businesses need a minimum amount of working capital to maintain their operations. A buyer acquiring a target company or business needs to make sure that the target company or business has enough working capital after the closing to continue its operations as previously conducted by the seller. If working capital is inadequate, the buyer needs to infuse more cash into the business, effectively increasing the purchase price it is paying. To avoid this increase, the buyer often requires a working capital adjustment that decreases the purchase price if the closing date working capital of the target company or business is below a certain level. The timing of working capital adjustments varies from deal to deal. Because the balance sheet or other financial statements of the target company or business as of the closing date generally cannot be finalized by the closing, the purchase price will usually be adjusted a certain number of days after the closing (typically 60 to 90 days). In some cases, the parties may agree to include an adjustment at closing based on estimated information in addition to the final post-closing adjustment (known as a two-part adjustment).</w:t>
      </w:r>
    </w:p>
  </w:comment>
  <w:comment w:id="14" w:author="Contrarian Community" w:date="2023-12-12T23:37:00Z" w:initials="">
    <w:p w14:paraId="73431AF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Standard is 180 days.</w:t>
      </w:r>
    </w:p>
  </w:comment>
  <w:comment w:id="13" w:author="Contrarian Community" w:date="2023-12-12T23:41:00Z" w:initials="">
    <w:p w14:paraId="706E148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You may want to discount or exclude certain A/R based on an aging schedule and the target’s historical collection rates.</w:t>
      </w:r>
    </w:p>
  </w:comment>
  <w:comment w:id="15" w:author="Contrarian Community" w:date="2023-12-12T23:41:00Z" w:initials="">
    <w:p w14:paraId="4A164BB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Acquisition structure and tax allocations are often overlooked at the LOI stage, but including this provision can be critical for a buyer because it provides the buyer with flexibility to acquire the assets or stock depending on tax benefits and other considerations. The buyer can conduct further diligence and consult with its financial and legal advisors to identify an optimal structure for a transaction based on the nature of the target business and the assets, exit strategy and other factors. Federal tax laws do allow for a stock acquisition to be treated like an asset sale for federal tax purposes under certain circumstances – this option may be attractive to a buyer when there are other legal or commercial reasons to acquire the equity of the company but still capture the tax benefits of an asset acquisition. Delete this text if this does not apply to your deal.</w:t>
      </w:r>
    </w:p>
  </w:comment>
  <w:comment w:id="16" w:author="Contrarian Community" w:date="2023-12-12T23:42:00Z" w:initials="">
    <w:p w14:paraId="5462BE9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“estimated” if the purchase price has any variable components.</w:t>
      </w:r>
    </w:p>
  </w:comment>
  <w:comment w:id="17" w:author="Contrarian Community" w:date="2023-12-12T23:42:00Z" w:initials="">
    <w:p w14:paraId="6B37436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“unadjusted” if transaction includes a working capital adjustment.</w:t>
      </w:r>
    </w:p>
  </w:comment>
  <w:comment w:id="18" w:author="Contrarian Community" w:date="2023-12-12T23:43:00Z" w:initials="">
    <w:p w14:paraId="4222CE38"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your potential purchase price here. Remember: the price is not binding at this point.</w:t>
      </w:r>
    </w:p>
  </w:comment>
  <w:comment w:id="20" w:author="Contrarian Community" w:date="2023-12-12T23:44:00Z" w:initials="">
    <w:p w14:paraId="4C4E0C8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amount you plan to pay upfront in cash here.</w:t>
      </w:r>
    </w:p>
  </w:comment>
  <w:comment w:id="21" w:author="Contrarian Community" w:date="2023-12-12T23:45:00Z" w:initials="">
    <w:p w14:paraId="6943EDEF"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seller note interest rate you'd want here. 5% is the standard.</w:t>
      </w:r>
    </w:p>
  </w:comment>
  <w:comment w:id="22" w:author="Contrarian Community" w:date="2023-12-12T23:45:00Z" w:initials="">
    <w:p w14:paraId="6E0BE7ED"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seller note timeframe here. 5 is the standard.</w:t>
      </w:r>
    </w:p>
  </w:comment>
  <w:comment w:id="19" w:author="Contrarian Community" w:date="2023-12-12T23:45:00Z" w:initials="">
    <w:p w14:paraId="59CD63D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Keep this text if the acquisition includes seller financing. If your deal does not include seller financing, you can delete.</w:t>
      </w:r>
    </w:p>
  </w:comment>
  <w:comment w:id="24" w:author="Contrarian Community" w:date="2023-12-12T23:48:00Z" w:initials="">
    <w:p w14:paraId="377BE29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amount you plan to pay upfront in cash here.</w:t>
      </w:r>
    </w:p>
  </w:comment>
  <w:comment w:id="23" w:author="Contrarian Community" w:date="2023-12-12T23:49:00Z" w:initials="">
    <w:p w14:paraId="26B03FCD"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 this section if you aren't using seller financing.</w:t>
      </w:r>
    </w:p>
  </w:comment>
  <w:comment w:id="25" w:author="Contrarian Community" w:date="2023-12-12T23:47:00Z" w:initials="">
    <w:p w14:paraId="528C74D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Use this bracketed language if you plan to include an earnout. An earnout is a mechanism used in M&amp;A transactions where at least part of the purchase price is calculated by reference to the performance of the target company or business over a period of time after the closing. There are several difficult issues underlying an earn-out that can result in complex and challenging negotiations between buyers and sellers. However, structuring the acquisition so that a portion of the purchase price is based on the post-closing performance of the acquired business allows the seller to raise less money at closing and further aligns the buyer’s and seller’s interests in the post-closing performance of the acquired business. Earnouts can vary in size, scope and complexity. An earn-out is typically structured as one or more contingent payments of purchase price after the closing which are payable when certain specified targets (such as minimum EBITDA, or a minimum number of new customers) are satisfied within certain specified periods. If the target company fails to achieve these targets within the specified periods, the buyer is relieved from making the contingent payments (or, in some cases, only required to pay a lesser amount).</w:t>
      </w:r>
    </w:p>
  </w:comment>
  <w:comment w:id="26" w:author="Contrarian Community" w:date="2024-01-04T18:49:00Z" w:initials="">
    <w:p w14:paraId="716C108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You can change this to SDE if EBITDA is not applicable.</w:t>
      </w:r>
    </w:p>
  </w:comment>
  <w:comment w:id="27" w:author="Contrarian Community" w:date="2023-12-12T23:50:00Z" w:initials="">
    <w:p w14:paraId="59C23D57"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EBITDA amount here.</w:t>
      </w:r>
    </w:p>
  </w:comment>
  <w:comment w:id="28" w:author="Contrarian Community" w:date="2023-12-12T23:50:00Z" w:initials="">
    <w:p w14:paraId="0BB8250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Confirm if any material capital expenditures should be funded prior to the Closing (or if purchase price will be adjusted to reflect any such deferred capital expenditures.</w:t>
      </w:r>
    </w:p>
  </w:comment>
  <w:comment w:id="29" w:author="Contrarian Community" w:date="2023-12-13T02:39:00Z" w:initials="">
    <w:p w14:paraId="327118AB"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Update the time period here. Standard is five years.</w:t>
      </w:r>
    </w:p>
  </w:comment>
  <w:comment w:id="31" w:author="Contrarian Community" w:date="2023-12-13T02:41:00Z" w:initials="">
    <w:p w14:paraId="37CC288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your purchase price here</w:t>
      </w:r>
    </w:p>
  </w:comment>
  <w:comment w:id="32" w:author="Contrarian Community" w:date="2023-12-13T02:42:00Z" w:initials="">
    <w:p w14:paraId="2E3B4C5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potential closing cash amount here.</w:t>
      </w:r>
    </w:p>
  </w:comment>
  <w:comment w:id="33" w:author="Contrarian Community" w:date="2023-12-13T02:42:00Z" w:initials="">
    <w:p w14:paraId="33EC46CD"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cash amount of the escrow fund here.</w:t>
      </w:r>
    </w:p>
  </w:comment>
  <w:comment w:id="34" w:author="Contrarian Community" w:date="2023-12-13T02:43:00Z" w:initials="">
    <w:p w14:paraId="0A64EBD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Adjust this timeframe to your deal. Standard is 1 year.</w:t>
      </w:r>
    </w:p>
  </w:comment>
  <w:comment w:id="30" w:author="Contrarian Community" w:date="2023-12-13T02:41:00Z" w:initials="">
    <w:p w14:paraId="5CB9120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Include this section if the transaction includes an indemnity/purchase price adjustment escrow.</w:t>
      </w:r>
    </w:p>
  </w:comment>
  <w:comment w:id="35" w:author="Contrarian Community" w:date="2023-12-13T02:44:00Z" w:initials="">
    <w:p w14:paraId="42F5EF8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section specifies which customary representations will be included. This list of customary representations is fairly comprehensive, but you should consult with a legal advisor to determine if any additional representations are appropriate based on the industry and specific business. You will likely keep this section and tweak it to your relevant representations.</w:t>
      </w:r>
    </w:p>
  </w:comment>
  <w:comment w:id="37" w:author="Contrarian Community" w:date="2023-12-13T02:46:00Z" w:initials="">
    <w:p w14:paraId="6FF335C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section is an alternative to the one below it. Use this section if you plan to use an “Exhibit A” that includes a customary set of representations and warranties. Pre-negotiating with the seller to agree to include these customary representations and warranties (with definitive language in Exhibit A) will expedite the negotiation of the Definitive Agreement.</w:t>
      </w:r>
    </w:p>
  </w:comment>
  <w:comment w:id="36" w:author="Contrarian Community" w:date="2023-12-14T01:37:00Z" w:initials="">
    <w:p w14:paraId="60641446"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Also adjust [X] days for the timeline you'd be able to submit the Definitive Agreement after the LOI is signed.</w:t>
      </w:r>
    </w:p>
  </w:comment>
  <w:comment w:id="39" w:author="Contrarian Community" w:date="2023-12-13T02:48:00Z" w:initials="">
    <w:p w14:paraId="7A6AA5C1"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your ideal timeline for the transaction here. Standard is 30-90 days.</w:t>
      </w:r>
    </w:p>
  </w:comment>
  <w:comment w:id="38" w:author="Contrarian Community" w:date="2023-12-13T02:47:00Z" w:initials="">
    <w:p w14:paraId="6865E5A1"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If you choose not to use an "Exhibit A" attachment to your LOI, you can use this language instead. Consider providing guidance to the seller regarding timing for completion of diligence and closing of the transaction. This supports the proposed length of the exclusivity period (“Termination Date”).</w:t>
      </w:r>
    </w:p>
  </w:comment>
  <w:comment w:id="41" w:author="Contrarian Community" w:date="2023-12-13T02:50:00Z" w:initials="">
    <w:p w14:paraId="28274FE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timeframe you'd want the Seller to help with transition services. Standard is one year or less.</w:t>
      </w:r>
    </w:p>
  </w:comment>
  <w:comment w:id="40" w:author="Contrarian Community" w:date="2023-12-13T02:49:00Z" w:initials="">
    <w:p w14:paraId="0730C81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Transition services are often overlooked at the LOI stage, but securing appropriate transition services from the sellers and other key personnel is critical to a successful acquisition and integration. </w:t>
      </w:r>
    </w:p>
    <w:p w14:paraId="75787078" w14:textId="77777777" w:rsidR="005264D3" w:rsidRDefault="005264D3">
      <w:pPr>
        <w:widowControl w:val="0"/>
        <w:pBdr>
          <w:top w:val="nil"/>
          <w:left w:val="nil"/>
          <w:bottom w:val="nil"/>
          <w:right w:val="nil"/>
          <w:between w:val="nil"/>
        </w:pBdr>
        <w:spacing w:line="240" w:lineRule="auto"/>
        <w:rPr>
          <w:color w:val="000000"/>
        </w:rPr>
      </w:pPr>
    </w:p>
    <w:p w14:paraId="287F9731" w14:textId="77777777" w:rsidR="005264D3" w:rsidRDefault="00000000">
      <w:pPr>
        <w:widowControl w:val="0"/>
        <w:pBdr>
          <w:top w:val="nil"/>
          <w:left w:val="nil"/>
          <w:bottom w:val="nil"/>
          <w:right w:val="nil"/>
          <w:between w:val="nil"/>
        </w:pBdr>
        <w:spacing w:line="240" w:lineRule="auto"/>
        <w:rPr>
          <w:color w:val="000000"/>
        </w:rPr>
      </w:pPr>
      <w:r>
        <w:rPr>
          <w:color w:val="000000"/>
        </w:rPr>
        <w:t>Wick Phillips (my attorneys) can provide specific advice to its clients for how to structure and negotiate transition services based on the nature of the target business and the assets, key personnel and other factors.</w:t>
      </w:r>
    </w:p>
    <w:p w14:paraId="41D80659" w14:textId="77777777" w:rsidR="005264D3" w:rsidRDefault="005264D3">
      <w:pPr>
        <w:widowControl w:val="0"/>
        <w:pBdr>
          <w:top w:val="nil"/>
          <w:left w:val="nil"/>
          <w:bottom w:val="nil"/>
          <w:right w:val="nil"/>
          <w:between w:val="nil"/>
        </w:pBdr>
        <w:spacing w:line="240" w:lineRule="auto"/>
        <w:rPr>
          <w:color w:val="000000"/>
        </w:rPr>
      </w:pPr>
    </w:p>
    <w:p w14:paraId="17784C1E" w14:textId="77777777" w:rsidR="005264D3" w:rsidRDefault="00000000">
      <w:pPr>
        <w:widowControl w:val="0"/>
        <w:pBdr>
          <w:top w:val="nil"/>
          <w:left w:val="nil"/>
          <w:bottom w:val="nil"/>
          <w:right w:val="nil"/>
          <w:between w:val="nil"/>
        </w:pBdr>
        <w:spacing w:line="240" w:lineRule="auto"/>
        <w:rPr>
          <w:color w:val="000000"/>
        </w:rPr>
      </w:pPr>
      <w:r>
        <w:rPr>
          <w:color w:val="000000"/>
        </w:rPr>
        <w:t>Consider including specific terms regarding which key persons will be required and for how long and what minimum services they must provide. Seller may negotiate compensation for extended transition services, but often a buyer will require limited transition services (30-60 days) with other limitations) from Seller for no additional consideration (considered part of the purchase price).</w:t>
      </w:r>
    </w:p>
  </w:comment>
  <w:comment w:id="42" w:author="Contrarian Community" w:date="2023-12-13T02:51:00Z" w:initials="">
    <w:p w14:paraId="7D0CCED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Confirm if there is an existing NDA between the parties.</w:t>
      </w:r>
    </w:p>
  </w:comment>
  <w:comment w:id="43" w:author="Contrarian Community" w:date="2023-12-13T02:52:00Z" w:initials="">
    <w:p w14:paraId="6F6749C5"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date you would want the LOI to expire here.</w:t>
      </w:r>
    </w:p>
  </w:comment>
  <w:comment w:id="45" w:author="Contrarian Community" w:date="2023-12-13T02:54:00Z" w:initials="">
    <w:p w14:paraId="6885F197"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Adjust this amount if you plan to include a break fee. If you do not plan to include a break fee, delete this section.</w:t>
      </w:r>
    </w:p>
  </w:comment>
  <w:comment w:id="44" w:author="Contrarian Community" w:date="2023-12-13T02:55:00Z" w:initials="">
    <w:p w14:paraId="759224C4"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 termination or “break” fee is not typically included in an LOI for a private acquisition. However, if a buyer has commercial leverage, it may be able to negotiate a break fee if the seller refuses to move forward with the transaction pursuant to the terms of the LOI. Buyers should use caution when including this provision because courts have found that a duty to negotiate is enforceable, including against the buyer (even if the break fee only operates for the benefit of the buyer).You can remove this section if you would rather not include a break fee.</w:t>
      </w:r>
    </w:p>
  </w:comment>
  <w:comment w:id="46" w:author="Contrarian Community" w:date="2023-12-13T02:56:00Z" w:initials="">
    <w:p w14:paraId="0299572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Larger transactions may elect to utilize Delaware law and courts; however, for most smaller transactions, the most appropriate governing law and venue should be driven based on the location of the business and the sellers.</w:t>
      </w:r>
    </w:p>
  </w:comment>
  <w:comment w:id="47" w:author="Contrarian Community" w:date="2023-12-13T02:56:00Z" w:initials="">
    <w:p w14:paraId="4FB17F5C"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operating state here.</w:t>
      </w:r>
    </w:p>
  </w:comment>
  <w:comment w:id="48" w:author="Contrarian Community" w:date="2023-12-13T02:56:00Z" w:initials="">
    <w:p w14:paraId="676FC07E"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city here.</w:t>
      </w:r>
    </w:p>
  </w:comment>
  <w:comment w:id="49" w:author="Contrarian Community" w:date="2023-12-13T02:56:00Z" w:initials="">
    <w:p w14:paraId="45388AF9"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county here.</w:t>
      </w:r>
    </w:p>
  </w:comment>
  <w:comment w:id="50" w:author="Contrarian Community" w:date="2023-12-13T02:57:00Z" w:initials="">
    <w:p w14:paraId="25384D32"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Seller state here as well.</w:t>
      </w:r>
    </w:p>
  </w:comment>
  <w:comment w:id="51" w:author="Contrarian Community" w:date="2023-12-13T03:01:00Z" w:initials="">
    <w:p w14:paraId="7BF64FBA" w14:textId="77777777" w:rsidR="005264D3" w:rsidRDefault="00E27795">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Add the date you are requiring acceptance of your LOI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39933" w15:done="0"/>
  <w15:commentEx w15:paraId="04E90D9A" w15:done="0"/>
  <w15:commentEx w15:paraId="7BBB78C6" w15:done="0"/>
  <w15:commentEx w15:paraId="62154E18" w15:done="0"/>
  <w15:commentEx w15:paraId="6661ECD2" w15:done="0"/>
  <w15:commentEx w15:paraId="78EA8087" w15:done="0"/>
  <w15:commentEx w15:paraId="5751C309" w15:done="0"/>
  <w15:commentEx w15:paraId="76B4242E" w15:done="0"/>
  <w15:commentEx w15:paraId="77DCF8D6" w15:done="0"/>
  <w15:commentEx w15:paraId="73431AF5" w15:done="0"/>
  <w15:commentEx w15:paraId="706E1486" w15:done="0"/>
  <w15:commentEx w15:paraId="4A164BB2" w15:done="0"/>
  <w15:commentEx w15:paraId="5462BE9C" w15:done="0"/>
  <w15:commentEx w15:paraId="6B37436E" w15:done="0"/>
  <w15:commentEx w15:paraId="4222CE38" w15:done="0"/>
  <w15:commentEx w15:paraId="4C4E0C8A" w15:done="0"/>
  <w15:commentEx w15:paraId="6943EDEF" w15:done="0"/>
  <w15:commentEx w15:paraId="6E0BE7ED" w15:done="0"/>
  <w15:commentEx w15:paraId="59CD63D6" w15:done="0"/>
  <w15:commentEx w15:paraId="377BE295" w15:done="0"/>
  <w15:commentEx w15:paraId="26B03FCD" w15:done="0"/>
  <w15:commentEx w15:paraId="528C74DC" w15:done="0"/>
  <w15:commentEx w15:paraId="716C1082" w15:done="0"/>
  <w15:commentEx w15:paraId="59C23D57" w15:done="0"/>
  <w15:commentEx w15:paraId="0BB82506" w15:done="0"/>
  <w15:commentEx w15:paraId="327118AB" w15:done="0"/>
  <w15:commentEx w15:paraId="37CC2885" w15:done="0"/>
  <w15:commentEx w15:paraId="2E3B4C56" w15:done="0"/>
  <w15:commentEx w15:paraId="33EC46CD" w15:done="0"/>
  <w15:commentEx w15:paraId="0A64EBDC" w15:done="0"/>
  <w15:commentEx w15:paraId="5CB9120A" w15:done="0"/>
  <w15:commentEx w15:paraId="42F5EF89" w15:done="0"/>
  <w15:commentEx w15:paraId="6FF335CE" w15:done="0"/>
  <w15:commentEx w15:paraId="60641446" w15:done="0"/>
  <w15:commentEx w15:paraId="7A6AA5C1" w15:done="0"/>
  <w15:commentEx w15:paraId="6865E5A1" w15:done="0"/>
  <w15:commentEx w15:paraId="28274FE5" w15:done="0"/>
  <w15:commentEx w15:paraId="17784C1E" w15:done="0"/>
  <w15:commentEx w15:paraId="7D0CCED2" w15:done="0"/>
  <w15:commentEx w15:paraId="6F6749C5" w15:done="0"/>
  <w15:commentEx w15:paraId="6885F197" w15:done="0"/>
  <w15:commentEx w15:paraId="759224C4" w15:done="0"/>
  <w15:commentEx w15:paraId="02995729" w15:done="0"/>
  <w15:commentEx w15:paraId="4FB17F5C" w15:done="0"/>
  <w15:commentEx w15:paraId="676FC07E" w15:done="0"/>
  <w15:commentEx w15:paraId="45388AF9" w15:done="0"/>
  <w15:commentEx w15:paraId="25384D32" w15:done="0"/>
  <w15:commentEx w15:paraId="7BF64F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39933" w16cid:durableId="31858692"/>
  <w16cid:commentId w16cid:paraId="04E90D9A" w16cid:durableId="0EB7508D"/>
  <w16cid:commentId w16cid:paraId="7BBB78C6" w16cid:durableId="6DF0C07D"/>
  <w16cid:commentId w16cid:paraId="62154E18" w16cid:durableId="550605E5"/>
  <w16cid:commentId w16cid:paraId="6661ECD2" w16cid:durableId="7CED1D7F"/>
  <w16cid:commentId w16cid:paraId="78EA8087" w16cid:durableId="60C097B7"/>
  <w16cid:commentId w16cid:paraId="5751C309" w16cid:durableId="23D53F59"/>
  <w16cid:commentId w16cid:paraId="76B4242E" w16cid:durableId="59F8E7A5"/>
  <w16cid:commentId w16cid:paraId="77DCF8D6" w16cid:durableId="6CB81250"/>
  <w16cid:commentId w16cid:paraId="73431AF5" w16cid:durableId="45FF6209"/>
  <w16cid:commentId w16cid:paraId="706E1486" w16cid:durableId="54F89496"/>
  <w16cid:commentId w16cid:paraId="4A164BB2" w16cid:durableId="7410432A"/>
  <w16cid:commentId w16cid:paraId="5462BE9C" w16cid:durableId="080A6BEC"/>
  <w16cid:commentId w16cid:paraId="6B37436E" w16cid:durableId="498629B8"/>
  <w16cid:commentId w16cid:paraId="4222CE38" w16cid:durableId="0E067542"/>
  <w16cid:commentId w16cid:paraId="4C4E0C8A" w16cid:durableId="7A9B190C"/>
  <w16cid:commentId w16cid:paraId="6943EDEF" w16cid:durableId="59D555C5"/>
  <w16cid:commentId w16cid:paraId="6E0BE7ED" w16cid:durableId="0745BDB7"/>
  <w16cid:commentId w16cid:paraId="59CD63D6" w16cid:durableId="5DB49D86"/>
  <w16cid:commentId w16cid:paraId="377BE295" w16cid:durableId="63F07A2C"/>
  <w16cid:commentId w16cid:paraId="26B03FCD" w16cid:durableId="0B25D94D"/>
  <w16cid:commentId w16cid:paraId="528C74DC" w16cid:durableId="16A21AF5"/>
  <w16cid:commentId w16cid:paraId="716C1082" w16cid:durableId="65172811"/>
  <w16cid:commentId w16cid:paraId="59C23D57" w16cid:durableId="5F110713"/>
  <w16cid:commentId w16cid:paraId="0BB82506" w16cid:durableId="48952E2B"/>
  <w16cid:commentId w16cid:paraId="327118AB" w16cid:durableId="6E27B09E"/>
  <w16cid:commentId w16cid:paraId="37CC2885" w16cid:durableId="157D6A56"/>
  <w16cid:commentId w16cid:paraId="2E3B4C56" w16cid:durableId="544ABF25"/>
  <w16cid:commentId w16cid:paraId="33EC46CD" w16cid:durableId="2DDA2EB3"/>
  <w16cid:commentId w16cid:paraId="0A64EBDC" w16cid:durableId="1D84A587"/>
  <w16cid:commentId w16cid:paraId="5CB9120A" w16cid:durableId="1D030CF8"/>
  <w16cid:commentId w16cid:paraId="42F5EF89" w16cid:durableId="048F5306"/>
  <w16cid:commentId w16cid:paraId="6FF335CE" w16cid:durableId="4AE0B848"/>
  <w16cid:commentId w16cid:paraId="60641446" w16cid:durableId="31BB8DD7"/>
  <w16cid:commentId w16cid:paraId="7A6AA5C1" w16cid:durableId="2CAD651B"/>
  <w16cid:commentId w16cid:paraId="6865E5A1" w16cid:durableId="25EF580C"/>
  <w16cid:commentId w16cid:paraId="28274FE5" w16cid:durableId="59989330"/>
  <w16cid:commentId w16cid:paraId="17784C1E" w16cid:durableId="5A08CC55"/>
  <w16cid:commentId w16cid:paraId="7D0CCED2" w16cid:durableId="7094E347"/>
  <w16cid:commentId w16cid:paraId="6F6749C5" w16cid:durableId="38A6EB5C"/>
  <w16cid:commentId w16cid:paraId="6885F197" w16cid:durableId="667B223E"/>
  <w16cid:commentId w16cid:paraId="759224C4" w16cid:durableId="5A2DF2C7"/>
  <w16cid:commentId w16cid:paraId="02995729" w16cid:durableId="6599E4B9"/>
  <w16cid:commentId w16cid:paraId="4FB17F5C" w16cid:durableId="5F7DD425"/>
  <w16cid:commentId w16cid:paraId="676FC07E" w16cid:durableId="52FFC37B"/>
  <w16cid:commentId w16cid:paraId="45388AF9" w16cid:durableId="19C9C547"/>
  <w16cid:commentId w16cid:paraId="25384D32" w16cid:durableId="27F2986C"/>
  <w16cid:commentId w16cid:paraId="7BF64FBA" w16cid:durableId="549C7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3486" w14:textId="77777777" w:rsidR="00154266" w:rsidRDefault="00154266">
      <w:pPr>
        <w:spacing w:line="240" w:lineRule="auto"/>
      </w:pPr>
      <w:r>
        <w:separator/>
      </w:r>
    </w:p>
  </w:endnote>
  <w:endnote w:type="continuationSeparator" w:id="0">
    <w:p w14:paraId="54BE366B" w14:textId="77777777" w:rsidR="00154266" w:rsidRDefault="00154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AF6E8D0E-45AA-4855-AF4E-2438C3654D90}"/>
    <w:embedBold r:id="rId2" w:fontKey="{51C43C2A-C446-448C-A46C-9D23F9CE16B3}"/>
  </w:font>
  <w:font w:name="Calibri">
    <w:panose1 w:val="020F0502020204030204"/>
    <w:charset w:val="00"/>
    <w:family w:val="swiss"/>
    <w:pitch w:val="variable"/>
    <w:sig w:usb0="E4002EFF" w:usb1="C200247B" w:usb2="00000009" w:usb3="00000000" w:csb0="000001FF" w:csb1="00000000"/>
    <w:embedRegular r:id="rId3" w:fontKey="{97C3A26F-510C-4449-9DCC-BE28928596E7}"/>
  </w:font>
  <w:font w:name="Cambria">
    <w:panose1 w:val="02040503050406030204"/>
    <w:charset w:val="00"/>
    <w:family w:val="roman"/>
    <w:pitch w:val="variable"/>
    <w:sig w:usb0="E00006FF" w:usb1="420024FF" w:usb2="02000000" w:usb3="00000000" w:csb0="0000019F" w:csb1="00000000"/>
    <w:embedRegular r:id="rId4" w:fontKey="{E61E547B-4910-4B80-8C6F-16B3BD39D8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9A51" w14:textId="77777777" w:rsidR="005264D3" w:rsidRDefault="005264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F23C" w14:textId="77777777" w:rsidR="005264D3" w:rsidRDefault="005264D3">
    <w:pPr>
      <w:spacing w:line="240" w:lineRule="auto"/>
      <w:jc w:val="both"/>
      <w:rPr>
        <w:rFonts w:ascii="Lato" w:eastAsia="Lato" w:hAnsi="Lato" w:cs="Lato"/>
        <w:sz w:val="20"/>
        <w:szCs w:val="20"/>
      </w:rPr>
    </w:pPr>
  </w:p>
  <w:p w14:paraId="56AEBAE4" w14:textId="77777777" w:rsidR="005264D3" w:rsidRDefault="005264D3">
    <w:pPr>
      <w:spacing w:line="240" w:lineRule="auto"/>
      <w:jc w:val="both"/>
      <w:rPr>
        <w:rFonts w:ascii="Lato" w:eastAsia="Lato" w:hAnsi="Lato" w:cs="Lato"/>
        <w:sz w:val="20"/>
        <w:szCs w:val="20"/>
      </w:rPr>
    </w:pPr>
  </w:p>
  <w:p w14:paraId="0844A788" w14:textId="77777777" w:rsidR="005264D3" w:rsidRDefault="005264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B1F02" w14:textId="77777777" w:rsidR="00154266" w:rsidRDefault="00154266">
      <w:pPr>
        <w:spacing w:line="240" w:lineRule="auto"/>
      </w:pPr>
      <w:r>
        <w:separator/>
      </w:r>
    </w:p>
  </w:footnote>
  <w:footnote w:type="continuationSeparator" w:id="0">
    <w:p w14:paraId="60975816" w14:textId="77777777" w:rsidR="00154266" w:rsidRDefault="00154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53CF" w14:textId="77777777" w:rsidR="005264D3" w:rsidRDefault="005264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C3CA" w14:textId="77777777" w:rsidR="005264D3" w:rsidRDefault="00000000">
    <w:pPr>
      <w:tabs>
        <w:tab w:val="center" w:pos="4680"/>
        <w:tab w:val="right" w:pos="9360"/>
      </w:tabs>
      <w:rPr>
        <w:rFonts w:ascii="Lato" w:eastAsia="Lato" w:hAnsi="Lato" w:cs="Lato"/>
      </w:rPr>
    </w:pPr>
    <w:r>
      <w:rPr>
        <w:rFonts w:ascii="Lato" w:eastAsia="Lato" w:hAnsi="Lato" w:cs="Lato"/>
        <w:b/>
        <w:bCs/>
      </w:rPr>
      <w:t>LEGAL DISCLAIMER</w:t>
    </w:r>
    <w:r>
      <w:rPr>
        <w:rFonts w:ascii="Lato" w:eastAsia="Lato" w:hAnsi="Lato" w:cs="Lato"/>
        <w:b/>
        <w:bCs/>
        <w:color w:val="27BABC"/>
      </w:rPr>
      <w:t xml:space="preserve"> [REMOVE THIS SECTION BEFORE USING]</w:t>
    </w:r>
    <w:r>
      <w:rPr>
        <w:rFonts w:ascii="Lato" w:eastAsia="Lato" w:hAnsi="Lato" w:cs="Lato"/>
      </w:rPr>
      <w:br/>
      <w:t xml:space="preserve">This template (this “Template”) is  intended for educational purposes only to authorized users of Contrarian Thinking. This Template is not intended to be used as a legal agreement or document by any persons nor should any information or commentary included in this Template be considered legal advice for any particular facts or circumstances. You should seek independent legal counsel before utilizing any information from the Template in connection with any transaction or legal agreement. This Template is intended solely for users of Contrarian Thinking and may not be disclosed to, or used or relied upon by any persons except as expressly set forth herein. </w:t>
    </w:r>
  </w:p>
  <w:p w14:paraId="3EECDE65" w14:textId="77777777" w:rsidR="005264D3" w:rsidRDefault="005264D3">
    <w:pPr>
      <w:tabs>
        <w:tab w:val="center" w:pos="4680"/>
        <w:tab w:val="right" w:pos="9360"/>
      </w:tabs>
      <w:rPr>
        <w:rFonts w:ascii="Lato" w:eastAsia="Lato" w:hAnsi="Lato" w:cs="Lato"/>
      </w:rPr>
    </w:pPr>
  </w:p>
  <w:p w14:paraId="201CA382" w14:textId="77777777" w:rsidR="005264D3" w:rsidRDefault="00000000">
    <w:pPr>
      <w:tabs>
        <w:tab w:val="center" w:pos="4680"/>
        <w:tab w:val="right" w:pos="9360"/>
      </w:tabs>
    </w:pPr>
    <w:r>
      <w:pict w14:anchorId="2E3D4290">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A6A"/>
    <w:multiLevelType w:val="multilevel"/>
    <w:tmpl w:val="ECF28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8D7800"/>
    <w:multiLevelType w:val="multilevel"/>
    <w:tmpl w:val="C1D47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79E3B1F"/>
    <w:multiLevelType w:val="multilevel"/>
    <w:tmpl w:val="8708A9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853101143">
    <w:abstractNumId w:val="0"/>
  </w:num>
  <w:num w:numId="2" w16cid:durableId="1245265011">
    <w:abstractNumId w:val="2"/>
  </w:num>
  <w:num w:numId="3" w16cid:durableId="2089114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4D3"/>
    <w:rsid w:val="00154266"/>
    <w:rsid w:val="005264D3"/>
    <w:rsid w:val="00774CC9"/>
    <w:rsid w:val="00E2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BD343"/>
  <w15:docId w15:val="{FE82D80D-76CA-4CC7-A233-E2113D8F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trarianthinking.notion.site/Gold-Standard-LOI-Template-a047dcd3b2a2487ea6592829ce7ec15d?pvs=4"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google.com/document/d/1bVF01Cf-vZ46D8nGyLKacDye2YAebS3PpJ7rVtNqppc/copy?copyComments=true"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6345</Words>
  <Characters>36170</Characters>
  <Application>Microsoft Office Word</Application>
  <DocSecurity>0</DocSecurity>
  <Lines>301</Lines>
  <Paragraphs>84</Paragraphs>
  <ScaleCrop>false</ScaleCrop>
  <Company/>
  <LinksUpToDate>false</LinksUpToDate>
  <CharactersWithSpaces>42431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Smith</dc:creator>
  <cp:lastModifiedBy>Matt Smith</cp:lastModifiedBy>
  <cp:revision>2</cp:revision>
  <dcterms:created xsi:type="dcterms:W3CDTF">2026-04-10T17:22:00Z</dcterms:created>
  <dcterms:modified xsi:type="dcterms:W3CDTF">2026-04-10T17:22:00Z</dcterms:modified>
</cp:coreProperties>
</file>